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087" w:rsidRDefault="006F0087" w:rsidP="008949C3">
      <w:pPr>
        <w:rPr>
          <w:rFonts w:cs="Arial"/>
          <w:szCs w:val="40"/>
        </w:rPr>
      </w:pPr>
    </w:p>
    <w:p w:rsidR="006F0087" w:rsidRDefault="006F0087" w:rsidP="00DF3F99">
      <w:pPr>
        <w:pStyle w:val="TOC1"/>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szCs w:val="40"/>
        </w:rPr>
      </w:pPr>
    </w:p>
    <w:p w:rsidR="006F0087" w:rsidRDefault="006F0087" w:rsidP="00E409CB">
      <w:pPr>
        <w:jc w:val="center"/>
        <w:rPr>
          <w:rFonts w:cs="Arial"/>
          <w:b/>
          <w:szCs w:val="48"/>
        </w:rPr>
      </w:pPr>
    </w:p>
    <w:p w:rsidR="00CA559C" w:rsidRDefault="00CA559C" w:rsidP="00DC1485">
      <w:pPr>
        <w:jc w:val="right"/>
        <w:rPr>
          <w:b/>
          <w:sz w:val="40"/>
          <w:szCs w:val="40"/>
        </w:rPr>
      </w:pPr>
      <w:r w:rsidRPr="00CA559C">
        <w:rPr>
          <w:b/>
          <w:sz w:val="40"/>
          <w:szCs w:val="40"/>
        </w:rPr>
        <w:t xml:space="preserve">Thomas McGee </w:t>
      </w:r>
    </w:p>
    <w:p w:rsidR="00CA559C" w:rsidRDefault="00CA559C" w:rsidP="00DC1485">
      <w:pPr>
        <w:jc w:val="right"/>
        <w:rPr>
          <w:b/>
          <w:sz w:val="40"/>
          <w:szCs w:val="40"/>
        </w:rPr>
      </w:pPr>
      <w:r w:rsidRPr="00CA559C">
        <w:rPr>
          <w:b/>
          <w:sz w:val="40"/>
          <w:szCs w:val="40"/>
        </w:rPr>
        <w:t xml:space="preserve">DIS Conversion Tool </w:t>
      </w:r>
    </w:p>
    <w:p w:rsidR="00DF3F99" w:rsidRPr="00E04BDE" w:rsidRDefault="00CA559C" w:rsidP="00DC1485">
      <w:pPr>
        <w:jc w:val="right"/>
        <w:rPr>
          <w:b/>
          <w:sz w:val="40"/>
          <w:szCs w:val="40"/>
        </w:rPr>
      </w:pPr>
      <w:r w:rsidRPr="00CA559C">
        <w:rPr>
          <w:b/>
          <w:sz w:val="40"/>
          <w:szCs w:val="40"/>
        </w:rPr>
        <w:t>Design Specifications</w:t>
      </w:r>
    </w:p>
    <w:p w:rsidR="00FE0BDF" w:rsidRPr="00FE0BDF" w:rsidRDefault="00FE0BDF" w:rsidP="00FE0BDF"/>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szCs w:val="20"/>
        </w:rPr>
      </w:pPr>
    </w:p>
    <w:p w:rsidR="00AB2180" w:rsidRDefault="00AB2180" w:rsidP="00E409CB">
      <w:pPr>
        <w:jc w:val="center"/>
        <w:rPr>
          <w:rFonts w:cs="Arial"/>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18"/>
        <w:gridCol w:w="1415"/>
        <w:gridCol w:w="4623"/>
      </w:tblGrid>
      <w:tr w:rsidR="00AB2180" w:rsidTr="00E04BDE">
        <w:tc>
          <w:tcPr>
            <w:tcW w:w="2818" w:type="dxa"/>
            <w:shd w:val="clear" w:color="auto" w:fill="D9D9D9"/>
          </w:tcPr>
          <w:p w:rsidR="00AB2180" w:rsidRDefault="00AB2180" w:rsidP="00BE194A">
            <w:pPr>
              <w:rPr>
                <w:rFonts w:cs="Arial"/>
                <w:b/>
              </w:rPr>
            </w:pPr>
            <w:r>
              <w:rPr>
                <w:rFonts w:cs="Arial"/>
                <w:b/>
              </w:rPr>
              <w:t>Template Revisions</w:t>
            </w:r>
          </w:p>
        </w:tc>
        <w:tc>
          <w:tcPr>
            <w:tcW w:w="1415" w:type="dxa"/>
            <w:shd w:val="clear" w:color="auto" w:fill="D9D9D9"/>
          </w:tcPr>
          <w:p w:rsidR="00AB2180" w:rsidRDefault="00AB2180" w:rsidP="00BE194A">
            <w:pPr>
              <w:rPr>
                <w:rFonts w:cs="Arial"/>
                <w:b/>
              </w:rPr>
            </w:pPr>
            <w:r>
              <w:rPr>
                <w:rFonts w:cs="Arial"/>
                <w:b/>
              </w:rPr>
              <w:t>Date</w:t>
            </w:r>
          </w:p>
        </w:tc>
        <w:tc>
          <w:tcPr>
            <w:tcW w:w="4623" w:type="dxa"/>
            <w:shd w:val="clear" w:color="auto" w:fill="D9D9D9"/>
          </w:tcPr>
          <w:p w:rsidR="00AB2180" w:rsidRDefault="00AB2180" w:rsidP="00BE194A">
            <w:pPr>
              <w:rPr>
                <w:rFonts w:cs="Arial"/>
                <w:b/>
              </w:rPr>
            </w:pPr>
            <w:r>
              <w:rPr>
                <w:rFonts w:cs="Arial"/>
                <w:b/>
              </w:rPr>
              <w:t>Change</w:t>
            </w:r>
          </w:p>
        </w:tc>
      </w:tr>
      <w:tr w:rsidR="00AB2180" w:rsidTr="00E04BDE">
        <w:tc>
          <w:tcPr>
            <w:tcW w:w="2818" w:type="dxa"/>
          </w:tcPr>
          <w:p w:rsidR="00AB2180" w:rsidRDefault="00F4465F" w:rsidP="00BE194A">
            <w:pPr>
              <w:rPr>
                <w:rFonts w:cs="Arial"/>
                <w:bCs/>
              </w:rPr>
            </w:pPr>
            <w:r>
              <w:rPr>
                <w:rFonts w:cs="Arial"/>
                <w:bCs/>
              </w:rPr>
              <w:t>V1.0</w:t>
            </w:r>
          </w:p>
        </w:tc>
        <w:tc>
          <w:tcPr>
            <w:tcW w:w="1415" w:type="dxa"/>
          </w:tcPr>
          <w:p w:rsidR="00AB2180" w:rsidRDefault="00CA559C" w:rsidP="00DC1485">
            <w:pPr>
              <w:pStyle w:val="Footer"/>
              <w:tabs>
                <w:tab w:val="clear" w:pos="4320"/>
                <w:tab w:val="clear" w:pos="8640"/>
              </w:tabs>
              <w:rPr>
                <w:rFonts w:cs="Arial"/>
                <w:bCs/>
              </w:rPr>
            </w:pPr>
            <w:r>
              <w:rPr>
                <w:rFonts w:cs="Arial"/>
                <w:bCs/>
              </w:rPr>
              <w:t>02/07/2012</w:t>
            </w:r>
          </w:p>
        </w:tc>
        <w:tc>
          <w:tcPr>
            <w:tcW w:w="4623" w:type="dxa"/>
          </w:tcPr>
          <w:p w:rsidR="00AB2180" w:rsidRDefault="00F4465F" w:rsidP="00BE194A">
            <w:pPr>
              <w:rPr>
                <w:rFonts w:cs="Arial"/>
                <w:bCs/>
              </w:rPr>
            </w:pPr>
            <w:r>
              <w:rPr>
                <w:rFonts w:cs="Arial"/>
                <w:bCs/>
              </w:rPr>
              <w:t xml:space="preserve">Initial </w:t>
            </w:r>
            <w:r w:rsidR="006C7D7D">
              <w:rPr>
                <w:rFonts w:cs="Arial"/>
                <w:bCs/>
              </w:rPr>
              <w:t>Version</w:t>
            </w:r>
          </w:p>
        </w:tc>
      </w:tr>
      <w:tr w:rsidR="00AB2180" w:rsidTr="00E04BDE">
        <w:tc>
          <w:tcPr>
            <w:tcW w:w="2818" w:type="dxa"/>
          </w:tcPr>
          <w:p w:rsidR="00AB2180" w:rsidRDefault="00AB2180" w:rsidP="00BE194A">
            <w:pPr>
              <w:rPr>
                <w:rFonts w:cs="Arial"/>
                <w:bCs/>
              </w:rPr>
            </w:pPr>
          </w:p>
        </w:tc>
        <w:tc>
          <w:tcPr>
            <w:tcW w:w="1415" w:type="dxa"/>
          </w:tcPr>
          <w:p w:rsidR="00AB2180" w:rsidRDefault="00AB2180" w:rsidP="00BE194A">
            <w:pPr>
              <w:pStyle w:val="Footer"/>
              <w:tabs>
                <w:tab w:val="clear" w:pos="4320"/>
                <w:tab w:val="clear" w:pos="8640"/>
              </w:tabs>
              <w:rPr>
                <w:rFonts w:cs="Arial"/>
                <w:bCs/>
              </w:rPr>
            </w:pPr>
          </w:p>
        </w:tc>
        <w:tc>
          <w:tcPr>
            <w:tcW w:w="4623" w:type="dxa"/>
          </w:tcPr>
          <w:p w:rsidR="00AB2180" w:rsidRDefault="00AB2180" w:rsidP="00BE194A">
            <w:pPr>
              <w:rPr>
                <w:rFonts w:cs="Arial"/>
                <w:bCs/>
              </w:rPr>
            </w:pPr>
          </w:p>
        </w:tc>
      </w:tr>
      <w:tr w:rsidR="00AB2180" w:rsidTr="00E04BDE">
        <w:tc>
          <w:tcPr>
            <w:tcW w:w="2818" w:type="dxa"/>
          </w:tcPr>
          <w:p w:rsidR="00AB2180" w:rsidRDefault="00AB2180" w:rsidP="00BE194A">
            <w:pPr>
              <w:rPr>
                <w:rFonts w:cs="Arial"/>
                <w:bCs/>
              </w:rPr>
            </w:pPr>
          </w:p>
        </w:tc>
        <w:tc>
          <w:tcPr>
            <w:tcW w:w="1415" w:type="dxa"/>
          </w:tcPr>
          <w:p w:rsidR="00AB2180" w:rsidRDefault="00AB2180" w:rsidP="00BE194A">
            <w:pPr>
              <w:pStyle w:val="Footer"/>
              <w:tabs>
                <w:tab w:val="clear" w:pos="4320"/>
                <w:tab w:val="clear" w:pos="8640"/>
              </w:tabs>
              <w:rPr>
                <w:rFonts w:cs="Arial"/>
                <w:bCs/>
              </w:rPr>
            </w:pPr>
          </w:p>
        </w:tc>
        <w:tc>
          <w:tcPr>
            <w:tcW w:w="4623" w:type="dxa"/>
          </w:tcPr>
          <w:p w:rsidR="00AB2180" w:rsidRDefault="00AB2180" w:rsidP="00BE194A">
            <w:pPr>
              <w:rPr>
                <w:rFonts w:cs="Arial"/>
                <w:bCs/>
              </w:rPr>
            </w:pPr>
          </w:p>
        </w:tc>
      </w:tr>
    </w:tbl>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4F4476" w:rsidRDefault="004F4476" w:rsidP="00E04BDE">
      <w:pPr>
        <w:autoSpaceDE w:val="0"/>
        <w:autoSpaceDN w:val="0"/>
        <w:adjustRightInd w:val="0"/>
        <w:spacing w:line="240" w:lineRule="atLeast"/>
        <w:rPr>
          <w:rFonts w:cs="Arial"/>
          <w:color w:val="0000FF"/>
          <w:sz w:val="16"/>
        </w:rPr>
      </w:pPr>
    </w:p>
    <w:p w:rsidR="00EA4395" w:rsidRDefault="00EA4395" w:rsidP="00E04BDE">
      <w:pPr>
        <w:autoSpaceDE w:val="0"/>
        <w:autoSpaceDN w:val="0"/>
        <w:adjustRightInd w:val="0"/>
        <w:spacing w:line="240" w:lineRule="atLeast"/>
        <w:rPr>
          <w:rFonts w:cs="Arial"/>
          <w:color w:val="0000FF"/>
          <w:sz w:val="16"/>
        </w:rPr>
      </w:pPr>
    </w:p>
    <w:p w:rsidR="004F4476" w:rsidRDefault="00CA559C" w:rsidP="00E04BDE">
      <w:pPr>
        <w:autoSpaceDE w:val="0"/>
        <w:autoSpaceDN w:val="0"/>
        <w:adjustRightInd w:val="0"/>
        <w:spacing w:line="240" w:lineRule="atLeast"/>
        <w:rPr>
          <w:rFonts w:cs="Arial"/>
          <w:color w:val="0000FF"/>
          <w:sz w:val="16"/>
        </w:rPr>
      </w:pPr>
      <w:r>
        <w:rPr>
          <w:rFonts w:ascii="Arial" w:hAnsi="Arial" w:cs="Arial"/>
          <w:noProof/>
          <w:sz w:val="16"/>
          <w:szCs w:val="16"/>
        </w:rPr>
        <w:drawing>
          <wp:anchor distT="0" distB="0" distL="114300" distR="114300" simplePos="0" relativeHeight="251657728" behindDoc="0" locked="0" layoutInCell="1" allowOverlap="0">
            <wp:simplePos x="0" y="0"/>
            <wp:positionH relativeFrom="column">
              <wp:posOffset>-342900</wp:posOffset>
            </wp:positionH>
            <wp:positionV relativeFrom="paragraph">
              <wp:posOffset>101600</wp:posOffset>
            </wp:positionV>
            <wp:extent cx="1485900" cy="970280"/>
            <wp:effectExtent l="19050" t="0" r="0" b="0"/>
            <wp:wrapSquare wrapText="bothSides"/>
            <wp:docPr id="915" name="Picture 915" descr="INT_csc_cmyk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INT_csc_cmyk_300"/>
                    <pic:cNvPicPr>
                      <a:picLocks noChangeAspect="1" noChangeArrowheads="1"/>
                    </pic:cNvPicPr>
                  </pic:nvPicPr>
                  <pic:blipFill>
                    <a:blip r:embed="rId8" cstate="print"/>
                    <a:srcRect/>
                    <a:stretch>
                      <a:fillRect/>
                    </a:stretch>
                  </pic:blipFill>
                  <pic:spPr bwMode="auto">
                    <a:xfrm>
                      <a:off x="0" y="0"/>
                      <a:ext cx="1485900" cy="970280"/>
                    </a:xfrm>
                    <a:prstGeom prst="rect">
                      <a:avLst/>
                    </a:prstGeom>
                    <a:noFill/>
                    <a:ln w="9525">
                      <a:noFill/>
                      <a:miter lim="800000"/>
                      <a:headEnd/>
                      <a:tailEnd/>
                    </a:ln>
                  </pic:spPr>
                </pic:pic>
              </a:graphicData>
            </a:graphic>
          </wp:anchor>
        </w:drawing>
      </w: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EA4395" w:rsidRDefault="00EA4395" w:rsidP="004F4476">
      <w:pPr>
        <w:autoSpaceDE w:val="0"/>
        <w:autoSpaceDN w:val="0"/>
        <w:ind w:left="3060"/>
        <w:rPr>
          <w:rFonts w:ascii="Arial" w:hAnsi="Arial" w:cs="Arial"/>
          <w:sz w:val="16"/>
          <w:szCs w:val="16"/>
          <w:lang w:val="it-IT"/>
        </w:rPr>
      </w:pPr>
    </w:p>
    <w:p w:rsidR="004F4476" w:rsidRPr="0071580B" w:rsidRDefault="001B1269" w:rsidP="004F4476">
      <w:pPr>
        <w:autoSpaceDE w:val="0"/>
        <w:autoSpaceDN w:val="0"/>
        <w:ind w:left="3060"/>
        <w:rPr>
          <w:rFonts w:ascii="Arial" w:hAnsi="Arial" w:cs="Arial"/>
          <w:sz w:val="16"/>
          <w:szCs w:val="16"/>
        </w:rPr>
      </w:pPr>
      <w:r>
        <w:rPr>
          <w:rFonts w:ascii="Arial" w:hAnsi="Arial" w:cs="Arial"/>
          <w:sz w:val="16"/>
          <w:szCs w:val="16"/>
          <w:lang w:val="it-IT"/>
        </w:rPr>
        <w:t>© 2012</w:t>
      </w:r>
      <w:r w:rsidR="004F4476" w:rsidRPr="0071580B">
        <w:rPr>
          <w:rFonts w:ascii="Arial" w:hAnsi="Arial" w:cs="Arial"/>
          <w:sz w:val="16"/>
          <w:szCs w:val="16"/>
          <w:lang w:val="it-IT"/>
        </w:rPr>
        <w:t xml:space="preserve"> </w:t>
      </w:r>
      <w:r w:rsidR="004F4476">
        <w:rPr>
          <w:rFonts w:ascii="Arial" w:hAnsi="Arial" w:cs="Arial"/>
          <w:sz w:val="16"/>
          <w:szCs w:val="16"/>
          <w:lang w:val="it-IT"/>
        </w:rPr>
        <w:t>CSC</w:t>
      </w:r>
      <w:r w:rsidR="004F4476" w:rsidRPr="0071580B">
        <w:rPr>
          <w:rFonts w:ascii="Arial" w:hAnsi="Arial" w:cs="Arial"/>
          <w:sz w:val="16"/>
          <w:szCs w:val="16"/>
          <w:lang w:val="it-IT"/>
        </w:rPr>
        <w:t xml:space="preserve">. </w:t>
      </w:r>
      <w:smartTag w:uri="urn:schemas-microsoft-com:office:smarttags" w:element="place">
        <w:smartTag w:uri="urn:schemas-microsoft-com:office:smarttags" w:element="City">
          <w:r w:rsidR="004F4476" w:rsidRPr="0071580B">
            <w:rPr>
              <w:rFonts w:ascii="Arial" w:hAnsi="Arial" w:cs="Arial"/>
              <w:sz w:val="16"/>
              <w:szCs w:val="16"/>
            </w:rPr>
            <w:t>Falls Church</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Virginia</w:t>
          </w:r>
        </w:smartTag>
      </w:smartTag>
      <w:r w:rsidR="004F4476" w:rsidRPr="0071580B">
        <w:rPr>
          <w:rFonts w:ascii="Arial" w:hAnsi="Arial" w:cs="Arial"/>
          <w:sz w:val="16"/>
          <w:szCs w:val="16"/>
          <w:lang w:val="it-IT"/>
        </w:rPr>
        <w:t xml:space="preserve">. </w:t>
      </w:r>
      <w:r w:rsidR="004F4476" w:rsidRPr="0071580B">
        <w:rPr>
          <w:rFonts w:ascii="Arial" w:hAnsi="Arial" w:cs="Arial"/>
          <w:sz w:val="16"/>
          <w:szCs w:val="16"/>
        </w:rPr>
        <w:t>All rights reserved. No part of this public</w:t>
      </w:r>
      <w:r w:rsidR="004F4476" w:rsidRPr="0071580B">
        <w:rPr>
          <w:rFonts w:ascii="Arial" w:hAnsi="Arial" w:cs="Arial"/>
          <w:sz w:val="16"/>
          <w:szCs w:val="16"/>
        </w:rPr>
        <w:t>a</w:t>
      </w:r>
      <w:r w:rsidR="004F4476" w:rsidRPr="0071580B">
        <w:rPr>
          <w:rFonts w:ascii="Arial" w:hAnsi="Arial" w:cs="Arial"/>
          <w:sz w:val="16"/>
          <w:szCs w:val="16"/>
        </w:rPr>
        <w:t>tion may be reproduced by any means without written permission from CS</w:t>
      </w:r>
      <w:r w:rsidR="004F4476">
        <w:rPr>
          <w:rFonts w:ascii="Arial" w:hAnsi="Arial" w:cs="Arial"/>
          <w:sz w:val="16"/>
          <w:szCs w:val="16"/>
        </w:rPr>
        <w:t>C</w:t>
      </w:r>
      <w:r w:rsidR="004F4476" w:rsidRPr="0071580B">
        <w:rPr>
          <w:rFonts w:ascii="Arial" w:hAnsi="Arial" w:cs="Arial"/>
          <w:sz w:val="16"/>
          <w:szCs w:val="16"/>
        </w:rPr>
        <w:t xml:space="preserve">. </w:t>
      </w:r>
      <w:proofErr w:type="gramStart"/>
      <w:r w:rsidR="004F4476" w:rsidRPr="0071580B">
        <w:rPr>
          <w:rFonts w:ascii="Arial" w:hAnsi="Arial" w:cs="Arial"/>
          <w:sz w:val="16"/>
          <w:szCs w:val="16"/>
        </w:rPr>
        <w:t>Printed in U.S.A.</w:t>
      </w:r>
      <w:proofErr w:type="gramEnd"/>
      <w:r w:rsidR="004F4476" w:rsidRPr="0071580B">
        <w:rPr>
          <w:rFonts w:ascii="Arial" w:hAnsi="Arial" w:cs="Arial"/>
          <w:sz w:val="16"/>
          <w:szCs w:val="16"/>
        </w:rPr>
        <w:t xml:space="preserve"> All questions regarding this documentation should be routed through customer assistance, </w:t>
      </w:r>
      <w:smartTag w:uri="urn:schemas-microsoft-com:office:smarttags" w:element="place">
        <w:smartTag w:uri="urn:schemas-microsoft-com:office:smarttags" w:element="City">
          <w:r w:rsidR="004F4476" w:rsidRPr="0071580B">
            <w:rPr>
              <w:rFonts w:ascii="Arial" w:hAnsi="Arial" w:cs="Arial"/>
              <w:sz w:val="16"/>
              <w:szCs w:val="16"/>
            </w:rPr>
            <w:t>Blythewood</w:t>
          </w:r>
        </w:smartTag>
        <w:r w:rsidR="004F4476" w:rsidRPr="0071580B">
          <w:rPr>
            <w:rFonts w:ascii="Arial" w:hAnsi="Arial" w:cs="Arial"/>
            <w:sz w:val="16"/>
            <w:szCs w:val="16"/>
          </w:rPr>
          <w:t xml:space="preserve">, </w:t>
        </w:r>
        <w:smartTag w:uri="urn:schemas-microsoft-com:office:smarttags" w:element="State">
          <w:r w:rsidR="004F4476" w:rsidRPr="0071580B">
            <w:rPr>
              <w:rFonts w:ascii="Arial" w:hAnsi="Arial" w:cs="Arial"/>
              <w:sz w:val="16"/>
              <w:szCs w:val="16"/>
            </w:rPr>
            <w:t>SC</w:t>
          </w:r>
        </w:smartTag>
      </w:smartTag>
      <w:r w:rsidR="004F4476" w:rsidRPr="0071580B">
        <w:rPr>
          <w:rFonts w:ascii="Arial" w:hAnsi="Arial" w:cs="Arial"/>
          <w:sz w:val="16"/>
          <w:szCs w:val="16"/>
        </w:rPr>
        <w:t xml:space="preserve">, 800-420-6007 or email </w:t>
      </w:r>
      <w:hyperlink r:id="rId9" w:history="1">
        <w:r w:rsidR="004F4476" w:rsidRPr="0071580B">
          <w:rPr>
            <w:rStyle w:val="Hyperlink"/>
            <w:rFonts w:ascii="Arial" w:hAnsi="Arial" w:cs="Arial"/>
            <w:sz w:val="16"/>
            <w:szCs w:val="16"/>
          </w:rPr>
          <w:t>pcssupport@csc.com</w:t>
        </w:r>
      </w:hyperlink>
      <w:r w:rsidR="004F4476" w:rsidRPr="0071580B">
        <w:rPr>
          <w:rFonts w:ascii="Arial" w:hAnsi="Arial" w:cs="Arial"/>
          <w:sz w:val="16"/>
          <w:szCs w:val="16"/>
        </w:rPr>
        <w:t>.</w:t>
      </w:r>
      <w:bookmarkStart w:id="0" w:name="_Toc59586695"/>
      <w:bookmarkEnd w:id="0"/>
    </w:p>
    <w:p w:rsidR="00E04BDE" w:rsidRDefault="00E04BDE" w:rsidP="00E04BDE">
      <w:pPr>
        <w:autoSpaceDE w:val="0"/>
        <w:autoSpaceDN w:val="0"/>
        <w:adjustRightInd w:val="0"/>
        <w:spacing w:line="240" w:lineRule="atLeast"/>
        <w:rPr>
          <w:rFonts w:cs="Arial"/>
          <w:color w:val="0000FF"/>
          <w:sz w:val="16"/>
        </w:rPr>
      </w:pPr>
    </w:p>
    <w:p w:rsidR="00E04BDE" w:rsidRDefault="00E04BDE" w:rsidP="00E04BDE">
      <w:pPr>
        <w:autoSpaceDE w:val="0"/>
        <w:autoSpaceDN w:val="0"/>
        <w:adjustRightInd w:val="0"/>
        <w:spacing w:line="240" w:lineRule="atLeast"/>
        <w:rPr>
          <w:rFonts w:cs="Arial"/>
          <w:color w:val="0000FF"/>
          <w:sz w:val="16"/>
        </w:rPr>
      </w:pPr>
    </w:p>
    <w:p w:rsidR="004878CA" w:rsidRDefault="006F0087" w:rsidP="00402D60">
      <w:pPr>
        <w:pStyle w:val="Heading4"/>
      </w:pPr>
      <w:r>
        <w:lastRenderedPageBreak/>
        <w:br w:type="page"/>
      </w:r>
    </w:p>
    <w:p w:rsidR="008E5A99" w:rsidRDefault="008E5A99" w:rsidP="00402D60">
      <w:pPr>
        <w:pStyle w:val="Heading4"/>
      </w:pPr>
    </w:p>
    <w:p w:rsidR="006F0087" w:rsidRDefault="00DF3F99" w:rsidP="00402D60">
      <w:pPr>
        <w:pStyle w:val="Heading4"/>
      </w:pPr>
      <w:r w:rsidRPr="00DF3F99">
        <w:t xml:space="preserve">Table of </w:t>
      </w:r>
      <w:r w:rsidR="006F0087" w:rsidRPr="00DF3F99">
        <w:t>Contents</w:t>
      </w:r>
    </w:p>
    <w:p w:rsidR="00E04BDE" w:rsidRPr="00E04BDE" w:rsidRDefault="00E04BDE" w:rsidP="00E04BDE"/>
    <w:p w:rsidR="002E45AD" w:rsidRDefault="00F30753">
      <w:pPr>
        <w:pStyle w:val="TOC1"/>
        <w:rPr>
          <w:rFonts w:asciiTheme="minorHAnsi" w:eastAsiaTheme="minorEastAsia" w:hAnsiTheme="minorHAnsi" w:cstheme="minorBidi"/>
          <w:b w:val="0"/>
          <w:bCs w:val="0"/>
          <w:szCs w:val="22"/>
        </w:rPr>
      </w:pPr>
      <w:r w:rsidRPr="00F30753">
        <w:rPr>
          <w:rFonts w:cs="Arial"/>
          <w:szCs w:val="22"/>
        </w:rPr>
        <w:fldChar w:fldCharType="begin"/>
      </w:r>
      <w:r w:rsidR="006F0087" w:rsidRPr="00162E15">
        <w:rPr>
          <w:rFonts w:cs="Arial"/>
          <w:szCs w:val="22"/>
        </w:rPr>
        <w:instrText xml:space="preserve"> TOC \o "1-3" \h \z </w:instrText>
      </w:r>
      <w:r w:rsidRPr="00F30753">
        <w:rPr>
          <w:rFonts w:cs="Arial"/>
          <w:szCs w:val="22"/>
        </w:rPr>
        <w:fldChar w:fldCharType="separate"/>
      </w:r>
      <w:hyperlink w:anchor="_Toc317782863" w:history="1">
        <w:r w:rsidR="002E45AD" w:rsidRPr="0083066E">
          <w:rPr>
            <w:rStyle w:val="Hyperlink"/>
            <w:rFonts w:ascii="Arial" w:hAnsi="Arial"/>
          </w:rPr>
          <w:t>1.</w:t>
        </w:r>
        <w:r w:rsidR="002E45AD">
          <w:rPr>
            <w:rFonts w:asciiTheme="minorHAnsi" w:eastAsiaTheme="minorEastAsia" w:hAnsiTheme="minorHAnsi" w:cstheme="minorBidi"/>
            <w:b w:val="0"/>
            <w:bCs w:val="0"/>
            <w:szCs w:val="22"/>
          </w:rPr>
          <w:tab/>
        </w:r>
        <w:r w:rsidR="002E45AD" w:rsidRPr="0083066E">
          <w:rPr>
            <w:rStyle w:val="Hyperlink"/>
            <w:rFonts w:ascii="Arial" w:hAnsi="Arial"/>
          </w:rPr>
          <w:t>Introduction</w:t>
        </w:r>
        <w:r w:rsidR="002E45AD">
          <w:rPr>
            <w:webHidden/>
          </w:rPr>
          <w:tab/>
        </w:r>
        <w:r>
          <w:rPr>
            <w:webHidden/>
          </w:rPr>
          <w:fldChar w:fldCharType="begin"/>
        </w:r>
        <w:r w:rsidR="002E45AD">
          <w:rPr>
            <w:webHidden/>
          </w:rPr>
          <w:instrText xml:space="preserve"> PAGEREF _Toc317782863 \h </w:instrText>
        </w:r>
        <w:r>
          <w:rPr>
            <w:webHidden/>
          </w:rPr>
        </w:r>
        <w:r>
          <w:rPr>
            <w:webHidden/>
          </w:rPr>
          <w:fldChar w:fldCharType="separate"/>
        </w:r>
        <w:r w:rsidR="002E45AD">
          <w:rPr>
            <w:webHidden/>
          </w:rPr>
          <w:t>4</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64" w:history="1">
        <w:r w:rsidR="002E45AD" w:rsidRPr="0083066E">
          <w:rPr>
            <w:rStyle w:val="Hyperlink"/>
            <w:rFonts w:ascii="Arial" w:hAnsi="Arial"/>
          </w:rPr>
          <w:t>2.</w:t>
        </w:r>
        <w:r w:rsidR="002E45AD">
          <w:rPr>
            <w:rFonts w:asciiTheme="minorHAnsi" w:eastAsiaTheme="minorEastAsia" w:hAnsiTheme="minorHAnsi" w:cstheme="minorBidi"/>
            <w:b w:val="0"/>
            <w:bCs w:val="0"/>
            <w:szCs w:val="22"/>
          </w:rPr>
          <w:tab/>
        </w:r>
        <w:r w:rsidR="002E45AD" w:rsidRPr="0083066E">
          <w:rPr>
            <w:rStyle w:val="Hyperlink"/>
            <w:rFonts w:ascii="Arial" w:hAnsi="Arial"/>
          </w:rPr>
          <w:t>Requirement Overview</w:t>
        </w:r>
        <w:r w:rsidR="002E45AD">
          <w:rPr>
            <w:webHidden/>
          </w:rPr>
          <w:tab/>
        </w:r>
        <w:r>
          <w:rPr>
            <w:webHidden/>
          </w:rPr>
          <w:fldChar w:fldCharType="begin"/>
        </w:r>
        <w:r w:rsidR="002E45AD">
          <w:rPr>
            <w:webHidden/>
          </w:rPr>
          <w:instrText xml:space="preserve"> PAGEREF _Toc317782864 \h </w:instrText>
        </w:r>
        <w:r>
          <w:rPr>
            <w:webHidden/>
          </w:rPr>
        </w:r>
        <w:r>
          <w:rPr>
            <w:webHidden/>
          </w:rPr>
          <w:fldChar w:fldCharType="separate"/>
        </w:r>
        <w:r w:rsidR="002E45AD">
          <w:rPr>
            <w:webHidden/>
          </w:rPr>
          <w:t>4</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65" w:history="1">
        <w:r w:rsidR="002E45AD" w:rsidRPr="0083066E">
          <w:rPr>
            <w:rStyle w:val="Hyperlink"/>
            <w:rFonts w:ascii="Arial" w:hAnsi="Arial"/>
          </w:rPr>
          <w:t>2.1.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Assumptions</w:t>
        </w:r>
        <w:r w:rsidR="002E45AD">
          <w:rPr>
            <w:webHidden/>
          </w:rPr>
          <w:tab/>
        </w:r>
        <w:r>
          <w:rPr>
            <w:webHidden/>
          </w:rPr>
          <w:fldChar w:fldCharType="begin"/>
        </w:r>
        <w:r w:rsidR="002E45AD">
          <w:rPr>
            <w:webHidden/>
          </w:rPr>
          <w:instrText xml:space="preserve"> PAGEREF _Toc317782865 \h </w:instrText>
        </w:r>
        <w:r>
          <w:rPr>
            <w:webHidden/>
          </w:rPr>
        </w:r>
        <w:r>
          <w:rPr>
            <w:webHidden/>
          </w:rPr>
          <w:fldChar w:fldCharType="separate"/>
        </w:r>
        <w:r w:rsidR="002E45AD">
          <w:rPr>
            <w:webHidden/>
          </w:rPr>
          <w:t>4</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66" w:history="1">
        <w:r w:rsidR="002E45AD" w:rsidRPr="0083066E">
          <w:rPr>
            <w:rStyle w:val="Hyperlink"/>
            <w:rFonts w:ascii="Arial" w:hAnsi="Arial"/>
          </w:rPr>
          <w:t>2.2.</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Current Scenario</w:t>
        </w:r>
        <w:r w:rsidR="002E45AD">
          <w:rPr>
            <w:webHidden/>
          </w:rPr>
          <w:tab/>
        </w:r>
        <w:r>
          <w:rPr>
            <w:webHidden/>
          </w:rPr>
          <w:fldChar w:fldCharType="begin"/>
        </w:r>
        <w:r w:rsidR="002E45AD">
          <w:rPr>
            <w:webHidden/>
          </w:rPr>
          <w:instrText xml:space="preserve"> PAGEREF _Toc317782866 \h </w:instrText>
        </w:r>
        <w:r>
          <w:rPr>
            <w:webHidden/>
          </w:rPr>
        </w:r>
        <w:r>
          <w:rPr>
            <w:webHidden/>
          </w:rPr>
          <w:fldChar w:fldCharType="separate"/>
        </w:r>
        <w:r w:rsidR="002E45AD">
          <w:rPr>
            <w:webHidden/>
          </w:rPr>
          <w:t>4</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67" w:history="1">
        <w:r w:rsidR="002E45AD" w:rsidRPr="0083066E">
          <w:rPr>
            <w:rStyle w:val="Hyperlink"/>
            <w:rFonts w:ascii="Arial" w:hAnsi="Arial"/>
          </w:rPr>
          <w:t>2.3.</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Proposed Scenario</w:t>
        </w:r>
        <w:r w:rsidR="002E45AD">
          <w:rPr>
            <w:webHidden/>
          </w:rPr>
          <w:tab/>
        </w:r>
        <w:r>
          <w:rPr>
            <w:webHidden/>
          </w:rPr>
          <w:fldChar w:fldCharType="begin"/>
        </w:r>
        <w:r w:rsidR="002E45AD">
          <w:rPr>
            <w:webHidden/>
          </w:rPr>
          <w:instrText xml:space="preserve"> PAGEREF _Toc317782867 \h </w:instrText>
        </w:r>
        <w:r>
          <w:rPr>
            <w:webHidden/>
          </w:rPr>
        </w:r>
        <w:r>
          <w:rPr>
            <w:webHidden/>
          </w:rPr>
          <w:fldChar w:fldCharType="separate"/>
        </w:r>
        <w:r w:rsidR="002E45AD">
          <w:rPr>
            <w:webHidden/>
          </w:rPr>
          <w:t>5</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68" w:history="1">
        <w:r w:rsidR="002E45AD" w:rsidRPr="0083066E">
          <w:rPr>
            <w:rStyle w:val="Hyperlink"/>
            <w:rFonts w:ascii="Arial" w:hAnsi="Arial"/>
          </w:rPr>
          <w:t>3.</w:t>
        </w:r>
        <w:r w:rsidR="002E45AD">
          <w:rPr>
            <w:rFonts w:asciiTheme="minorHAnsi" w:eastAsiaTheme="minorEastAsia" w:hAnsiTheme="minorHAnsi" w:cstheme="minorBidi"/>
            <w:b w:val="0"/>
            <w:bCs w:val="0"/>
            <w:szCs w:val="22"/>
          </w:rPr>
          <w:tab/>
        </w:r>
        <w:r w:rsidR="002E45AD" w:rsidRPr="0083066E">
          <w:rPr>
            <w:rStyle w:val="Hyperlink"/>
            <w:rFonts w:ascii="Arial" w:hAnsi="Arial"/>
          </w:rPr>
          <w:t>Solution</w:t>
        </w:r>
        <w:r w:rsidR="002E45AD">
          <w:rPr>
            <w:webHidden/>
          </w:rPr>
          <w:tab/>
        </w:r>
        <w:r>
          <w:rPr>
            <w:webHidden/>
          </w:rPr>
          <w:fldChar w:fldCharType="begin"/>
        </w:r>
        <w:r w:rsidR="002E45AD">
          <w:rPr>
            <w:webHidden/>
          </w:rPr>
          <w:instrText xml:space="preserve"> PAGEREF _Toc317782868 \h </w:instrText>
        </w:r>
        <w:r>
          <w:rPr>
            <w:webHidden/>
          </w:rPr>
        </w:r>
        <w:r>
          <w:rPr>
            <w:webHidden/>
          </w:rPr>
          <w:fldChar w:fldCharType="separate"/>
        </w:r>
        <w:r w:rsidR="002E45AD">
          <w:rPr>
            <w:webHidden/>
          </w:rPr>
          <w:t>5</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69" w:history="1">
        <w:r w:rsidR="002E45AD" w:rsidRPr="0083066E">
          <w:rPr>
            <w:rStyle w:val="Hyperlink"/>
            <w:rFonts w:ascii="Arial" w:hAnsi="Arial"/>
          </w:rPr>
          <w:t>3.1.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DIS Conversion Tool</w:t>
        </w:r>
        <w:r w:rsidR="002E45AD">
          <w:rPr>
            <w:webHidden/>
          </w:rPr>
          <w:tab/>
        </w:r>
        <w:r>
          <w:rPr>
            <w:webHidden/>
          </w:rPr>
          <w:fldChar w:fldCharType="begin"/>
        </w:r>
        <w:r w:rsidR="002E45AD">
          <w:rPr>
            <w:webHidden/>
          </w:rPr>
          <w:instrText xml:space="preserve"> PAGEREF _Toc317782869 \h </w:instrText>
        </w:r>
        <w:r>
          <w:rPr>
            <w:webHidden/>
          </w:rPr>
        </w:r>
        <w:r>
          <w:rPr>
            <w:webHidden/>
          </w:rPr>
          <w:fldChar w:fldCharType="separate"/>
        </w:r>
        <w:r w:rsidR="002E45AD">
          <w:rPr>
            <w:webHidden/>
          </w:rPr>
          <w:t>5</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70" w:history="1">
        <w:r w:rsidR="002E45AD" w:rsidRPr="0083066E">
          <w:rPr>
            <w:rStyle w:val="Hyperlink"/>
            <w:rFonts w:ascii="Arial" w:hAnsi="Arial"/>
          </w:rPr>
          <w:t>3.2.</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Format Definition File</w:t>
        </w:r>
        <w:r w:rsidR="002E45AD">
          <w:rPr>
            <w:webHidden/>
          </w:rPr>
          <w:tab/>
        </w:r>
        <w:r>
          <w:rPr>
            <w:webHidden/>
          </w:rPr>
          <w:fldChar w:fldCharType="begin"/>
        </w:r>
        <w:r w:rsidR="002E45AD">
          <w:rPr>
            <w:webHidden/>
          </w:rPr>
          <w:instrText xml:space="preserve"> PAGEREF _Toc317782870 \h </w:instrText>
        </w:r>
        <w:r>
          <w:rPr>
            <w:webHidden/>
          </w:rPr>
        </w:r>
        <w:r>
          <w:rPr>
            <w:webHidden/>
          </w:rPr>
          <w:fldChar w:fldCharType="separate"/>
        </w:r>
        <w:r w:rsidR="002E45AD">
          <w:rPr>
            <w:webHidden/>
          </w:rPr>
          <w:t>5</w:t>
        </w:r>
        <w:r>
          <w:rPr>
            <w:webHidden/>
          </w:rPr>
          <w:fldChar w:fldCharType="end"/>
        </w:r>
      </w:hyperlink>
    </w:p>
    <w:p w:rsidR="002E45AD" w:rsidRDefault="00F30753">
      <w:pPr>
        <w:pStyle w:val="TOC3"/>
        <w:rPr>
          <w:rFonts w:asciiTheme="minorHAnsi" w:eastAsiaTheme="minorEastAsia" w:hAnsiTheme="minorHAnsi" w:cstheme="minorBidi"/>
          <w:b w:val="0"/>
          <w:bCs w:val="0"/>
          <w:sz w:val="22"/>
          <w:szCs w:val="22"/>
        </w:rPr>
      </w:pPr>
      <w:hyperlink w:anchor="_Toc317782871" w:history="1">
        <w:r w:rsidR="002E45AD" w:rsidRPr="0083066E">
          <w:rPr>
            <w:rStyle w:val="Hyperlink"/>
            <w:rFonts w:ascii="Arial" w:hAnsi="Arial"/>
          </w:rPr>
          <w:t>3.2.1.</w:t>
        </w:r>
        <w:r w:rsidR="002E45AD">
          <w:rPr>
            <w:rFonts w:asciiTheme="minorHAnsi" w:eastAsiaTheme="minorEastAsia" w:hAnsiTheme="minorHAnsi" w:cstheme="minorBidi"/>
            <w:b w:val="0"/>
            <w:bCs w:val="0"/>
            <w:sz w:val="22"/>
            <w:szCs w:val="22"/>
          </w:rPr>
          <w:tab/>
        </w:r>
        <w:r w:rsidR="002E45AD" w:rsidRPr="0083066E">
          <w:rPr>
            <w:rStyle w:val="Hyperlink"/>
            <w:rFonts w:ascii="Arial" w:hAnsi="Arial"/>
          </w:rPr>
          <w:t>Parsing of the Format Definition File</w:t>
        </w:r>
        <w:r w:rsidR="002E45AD">
          <w:rPr>
            <w:webHidden/>
          </w:rPr>
          <w:tab/>
        </w:r>
        <w:r>
          <w:rPr>
            <w:webHidden/>
          </w:rPr>
          <w:fldChar w:fldCharType="begin"/>
        </w:r>
        <w:r w:rsidR="002E45AD">
          <w:rPr>
            <w:webHidden/>
          </w:rPr>
          <w:instrText xml:space="preserve"> PAGEREF _Toc317782871 \h </w:instrText>
        </w:r>
        <w:r>
          <w:rPr>
            <w:webHidden/>
          </w:rPr>
        </w:r>
        <w:r>
          <w:rPr>
            <w:webHidden/>
          </w:rPr>
          <w:fldChar w:fldCharType="separate"/>
        </w:r>
        <w:r w:rsidR="002E45AD">
          <w:rPr>
            <w:webHidden/>
          </w:rPr>
          <w:t>8</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72" w:history="1">
        <w:r w:rsidR="002E45AD" w:rsidRPr="0083066E">
          <w:rPr>
            <w:rStyle w:val="Hyperlink"/>
            <w:rFonts w:ascii="Arial" w:hAnsi="Arial"/>
          </w:rPr>
          <w:t>3.3.</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In-Memory Table Representation and Mapped Field Types</w:t>
        </w:r>
        <w:r w:rsidR="002E45AD">
          <w:rPr>
            <w:webHidden/>
          </w:rPr>
          <w:tab/>
        </w:r>
        <w:r>
          <w:rPr>
            <w:webHidden/>
          </w:rPr>
          <w:fldChar w:fldCharType="begin"/>
        </w:r>
        <w:r w:rsidR="002E45AD">
          <w:rPr>
            <w:webHidden/>
          </w:rPr>
          <w:instrText xml:space="preserve"> PAGEREF _Toc317782872 \h </w:instrText>
        </w:r>
        <w:r>
          <w:rPr>
            <w:webHidden/>
          </w:rPr>
        </w:r>
        <w:r>
          <w:rPr>
            <w:webHidden/>
          </w:rPr>
          <w:fldChar w:fldCharType="separate"/>
        </w:r>
        <w:r w:rsidR="002E45AD">
          <w:rPr>
            <w:webHidden/>
          </w:rPr>
          <w:t>8</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73" w:history="1">
        <w:r w:rsidR="002E45AD" w:rsidRPr="0083066E">
          <w:rPr>
            <w:rStyle w:val="Hyperlink"/>
          </w:rPr>
          <w:t>3.4.</w:t>
        </w:r>
        <w:r w:rsidR="002E45AD">
          <w:rPr>
            <w:rFonts w:asciiTheme="minorHAnsi" w:eastAsiaTheme="minorEastAsia" w:hAnsiTheme="minorHAnsi" w:cstheme="minorBidi"/>
            <w:b w:val="0"/>
            <w:bCs w:val="0"/>
            <w:sz w:val="22"/>
            <w:szCs w:val="22"/>
            <w:lang w:val="en-US"/>
          </w:rPr>
          <w:tab/>
        </w:r>
        <w:r w:rsidR="002E45AD" w:rsidRPr="0083066E">
          <w:rPr>
            <w:rStyle w:val="Hyperlink"/>
          </w:rPr>
          <w:t>Flat File Processing</w:t>
        </w:r>
        <w:r w:rsidR="002E45AD">
          <w:rPr>
            <w:webHidden/>
          </w:rPr>
          <w:tab/>
        </w:r>
        <w:r>
          <w:rPr>
            <w:webHidden/>
          </w:rPr>
          <w:fldChar w:fldCharType="begin"/>
        </w:r>
        <w:r w:rsidR="002E45AD">
          <w:rPr>
            <w:webHidden/>
          </w:rPr>
          <w:instrText xml:space="preserve"> PAGEREF _Toc317782873 \h </w:instrText>
        </w:r>
        <w:r>
          <w:rPr>
            <w:webHidden/>
          </w:rPr>
        </w:r>
        <w:r>
          <w:rPr>
            <w:webHidden/>
          </w:rPr>
          <w:fldChar w:fldCharType="separate"/>
        </w:r>
        <w:r w:rsidR="002E45AD">
          <w:rPr>
            <w:webHidden/>
          </w:rPr>
          <w:t>9</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74" w:history="1">
        <w:r w:rsidR="002E45AD" w:rsidRPr="0083066E">
          <w:rPr>
            <w:rStyle w:val="Hyperlink"/>
          </w:rPr>
          <w:t>3.5.</w:t>
        </w:r>
        <w:r w:rsidR="002E45AD">
          <w:rPr>
            <w:rFonts w:asciiTheme="minorHAnsi" w:eastAsiaTheme="minorEastAsia" w:hAnsiTheme="minorHAnsi" w:cstheme="minorBidi"/>
            <w:b w:val="0"/>
            <w:bCs w:val="0"/>
            <w:sz w:val="22"/>
            <w:szCs w:val="22"/>
            <w:lang w:val="en-US"/>
          </w:rPr>
          <w:tab/>
        </w:r>
        <w:r w:rsidR="002E45AD" w:rsidRPr="0083066E">
          <w:rPr>
            <w:rStyle w:val="Hyperlink"/>
          </w:rPr>
          <w:t>Access File Load</w:t>
        </w:r>
        <w:r w:rsidR="002E45AD">
          <w:rPr>
            <w:webHidden/>
          </w:rPr>
          <w:tab/>
        </w:r>
        <w:r>
          <w:rPr>
            <w:webHidden/>
          </w:rPr>
          <w:fldChar w:fldCharType="begin"/>
        </w:r>
        <w:r w:rsidR="002E45AD">
          <w:rPr>
            <w:webHidden/>
          </w:rPr>
          <w:instrText xml:space="preserve"> PAGEREF _Toc317782874 \h </w:instrText>
        </w:r>
        <w:r>
          <w:rPr>
            <w:webHidden/>
          </w:rPr>
        </w:r>
        <w:r>
          <w:rPr>
            <w:webHidden/>
          </w:rPr>
          <w:fldChar w:fldCharType="separate"/>
        </w:r>
        <w:r w:rsidR="002E45AD">
          <w:rPr>
            <w:webHidden/>
          </w:rPr>
          <w:t>10</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75" w:history="1">
        <w:r w:rsidR="002E45AD" w:rsidRPr="0083066E">
          <w:rPr>
            <w:rStyle w:val="Hyperlink"/>
            <w:rFonts w:ascii="Arial" w:hAnsi="Arial"/>
          </w:rPr>
          <w:t>4.</w:t>
        </w:r>
        <w:r w:rsidR="002E45AD">
          <w:rPr>
            <w:rFonts w:asciiTheme="minorHAnsi" w:eastAsiaTheme="minorEastAsia" w:hAnsiTheme="minorHAnsi" w:cstheme="minorBidi"/>
            <w:b w:val="0"/>
            <w:bCs w:val="0"/>
            <w:szCs w:val="22"/>
          </w:rPr>
          <w:tab/>
        </w:r>
        <w:r w:rsidR="002E45AD" w:rsidRPr="0083066E">
          <w:rPr>
            <w:rStyle w:val="Hyperlink"/>
            <w:rFonts w:ascii="Arial" w:hAnsi="Arial"/>
          </w:rPr>
          <w:t>Description of Screen Form or Page</w:t>
        </w:r>
        <w:r w:rsidR="002E45AD">
          <w:rPr>
            <w:webHidden/>
          </w:rPr>
          <w:tab/>
        </w:r>
        <w:r>
          <w:rPr>
            <w:webHidden/>
          </w:rPr>
          <w:fldChar w:fldCharType="begin"/>
        </w:r>
        <w:r w:rsidR="002E45AD">
          <w:rPr>
            <w:webHidden/>
          </w:rPr>
          <w:instrText xml:space="preserve"> PAGEREF _Toc317782875 \h </w:instrText>
        </w:r>
        <w:r>
          <w:rPr>
            <w:webHidden/>
          </w:rPr>
        </w:r>
        <w:r>
          <w:rPr>
            <w:webHidden/>
          </w:rPr>
          <w:fldChar w:fldCharType="separate"/>
        </w:r>
        <w:r w:rsidR="002E45AD">
          <w:rPr>
            <w:webHidden/>
          </w:rPr>
          <w:t>10</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76" w:history="1">
        <w:r w:rsidR="002E45AD" w:rsidRPr="0083066E">
          <w:rPr>
            <w:rStyle w:val="Hyperlink"/>
          </w:rPr>
          <w:t>4.1.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Use Cases</w:t>
        </w:r>
        <w:r w:rsidR="002E45AD">
          <w:rPr>
            <w:webHidden/>
          </w:rPr>
          <w:tab/>
        </w:r>
        <w:r>
          <w:rPr>
            <w:webHidden/>
          </w:rPr>
          <w:fldChar w:fldCharType="begin"/>
        </w:r>
        <w:r w:rsidR="002E45AD">
          <w:rPr>
            <w:webHidden/>
          </w:rPr>
          <w:instrText xml:space="preserve"> PAGEREF _Toc317782876 \h </w:instrText>
        </w:r>
        <w:r>
          <w:rPr>
            <w:webHidden/>
          </w:rPr>
        </w:r>
        <w:r>
          <w:rPr>
            <w:webHidden/>
          </w:rPr>
          <w:fldChar w:fldCharType="separate"/>
        </w:r>
        <w:r w:rsidR="002E45AD">
          <w:rPr>
            <w:webHidden/>
          </w:rPr>
          <w:t>11</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77" w:history="1">
        <w:r w:rsidR="002E45AD" w:rsidRPr="0083066E">
          <w:rPr>
            <w:rStyle w:val="Hyperlink"/>
            <w:rFonts w:ascii="Arial" w:hAnsi="Arial"/>
          </w:rPr>
          <w:t>5.</w:t>
        </w:r>
        <w:r w:rsidR="002E45AD">
          <w:rPr>
            <w:rFonts w:asciiTheme="minorHAnsi" w:eastAsiaTheme="minorEastAsia" w:hAnsiTheme="minorHAnsi" w:cstheme="minorBidi"/>
            <w:b w:val="0"/>
            <w:bCs w:val="0"/>
            <w:szCs w:val="22"/>
          </w:rPr>
          <w:tab/>
        </w:r>
        <w:r w:rsidR="002E45AD" w:rsidRPr="0083066E">
          <w:rPr>
            <w:rStyle w:val="Hyperlink"/>
            <w:rFonts w:ascii="Arial" w:hAnsi="Arial"/>
          </w:rPr>
          <w:t>Database Design</w:t>
        </w:r>
        <w:r w:rsidR="002E45AD">
          <w:rPr>
            <w:webHidden/>
          </w:rPr>
          <w:tab/>
        </w:r>
        <w:r>
          <w:rPr>
            <w:webHidden/>
          </w:rPr>
          <w:fldChar w:fldCharType="begin"/>
        </w:r>
        <w:r w:rsidR="002E45AD">
          <w:rPr>
            <w:webHidden/>
          </w:rPr>
          <w:instrText xml:space="preserve"> PAGEREF _Toc317782877 \h </w:instrText>
        </w:r>
        <w:r>
          <w:rPr>
            <w:webHidden/>
          </w:rPr>
        </w:r>
        <w:r>
          <w:rPr>
            <w:webHidden/>
          </w:rPr>
          <w:fldChar w:fldCharType="separate"/>
        </w:r>
        <w:r w:rsidR="002E45AD">
          <w:rPr>
            <w:webHidden/>
          </w:rPr>
          <w:t>15</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78" w:history="1">
        <w:r w:rsidR="002E45AD" w:rsidRPr="0083066E">
          <w:rPr>
            <w:rStyle w:val="Hyperlink"/>
            <w:rFonts w:ascii="Arial" w:hAnsi="Arial"/>
          </w:rPr>
          <w:t>6.</w:t>
        </w:r>
        <w:r w:rsidR="002E45AD">
          <w:rPr>
            <w:rFonts w:asciiTheme="minorHAnsi" w:eastAsiaTheme="minorEastAsia" w:hAnsiTheme="minorHAnsi" w:cstheme="minorBidi"/>
            <w:b w:val="0"/>
            <w:bCs w:val="0"/>
            <w:szCs w:val="22"/>
          </w:rPr>
          <w:tab/>
        </w:r>
        <w:r w:rsidR="002E45AD" w:rsidRPr="0083066E">
          <w:rPr>
            <w:rStyle w:val="Hyperlink"/>
            <w:rFonts w:ascii="Arial" w:hAnsi="Arial"/>
          </w:rPr>
          <w:t>Processing Edits</w:t>
        </w:r>
        <w:r w:rsidR="002E45AD">
          <w:rPr>
            <w:webHidden/>
          </w:rPr>
          <w:tab/>
        </w:r>
        <w:r>
          <w:rPr>
            <w:webHidden/>
          </w:rPr>
          <w:fldChar w:fldCharType="begin"/>
        </w:r>
        <w:r w:rsidR="002E45AD">
          <w:rPr>
            <w:webHidden/>
          </w:rPr>
          <w:instrText xml:space="preserve"> PAGEREF _Toc317782878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79" w:history="1">
        <w:r w:rsidR="002E45AD" w:rsidRPr="0083066E">
          <w:rPr>
            <w:rStyle w:val="Hyperlink"/>
            <w:rFonts w:ascii="Arial" w:hAnsi="Arial"/>
          </w:rPr>
          <w:t>7.</w:t>
        </w:r>
        <w:r w:rsidR="002E45AD">
          <w:rPr>
            <w:rFonts w:asciiTheme="minorHAnsi" w:eastAsiaTheme="minorEastAsia" w:hAnsiTheme="minorHAnsi" w:cstheme="minorBidi"/>
            <w:b w:val="0"/>
            <w:bCs w:val="0"/>
            <w:szCs w:val="22"/>
          </w:rPr>
          <w:tab/>
        </w:r>
        <w:r w:rsidR="002E45AD" w:rsidRPr="0083066E">
          <w:rPr>
            <w:rStyle w:val="Hyperlink"/>
            <w:rFonts w:ascii="Arial" w:hAnsi="Arial"/>
          </w:rPr>
          <w:t>Errors/Error Handling</w:t>
        </w:r>
        <w:r w:rsidR="002E45AD">
          <w:rPr>
            <w:webHidden/>
          </w:rPr>
          <w:tab/>
        </w:r>
        <w:r>
          <w:rPr>
            <w:webHidden/>
          </w:rPr>
          <w:fldChar w:fldCharType="begin"/>
        </w:r>
        <w:r w:rsidR="002E45AD">
          <w:rPr>
            <w:webHidden/>
          </w:rPr>
          <w:instrText xml:space="preserve"> PAGEREF _Toc317782879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0" w:history="1">
        <w:r w:rsidR="002E45AD" w:rsidRPr="0083066E">
          <w:rPr>
            <w:rStyle w:val="Hyperlink"/>
            <w:rFonts w:ascii="Arial" w:hAnsi="Arial"/>
          </w:rPr>
          <w:t>8.</w:t>
        </w:r>
        <w:r w:rsidR="002E45AD">
          <w:rPr>
            <w:rFonts w:asciiTheme="minorHAnsi" w:eastAsiaTheme="minorEastAsia" w:hAnsiTheme="minorHAnsi" w:cstheme="minorBidi"/>
            <w:b w:val="0"/>
            <w:bCs w:val="0"/>
            <w:szCs w:val="22"/>
          </w:rPr>
          <w:tab/>
        </w:r>
        <w:r w:rsidR="002E45AD" w:rsidRPr="0083066E">
          <w:rPr>
            <w:rStyle w:val="Hyperlink"/>
            <w:rFonts w:ascii="Arial" w:hAnsi="Arial"/>
          </w:rPr>
          <w:t>Interdependencies and Interactions</w:t>
        </w:r>
        <w:r w:rsidR="002E45AD">
          <w:rPr>
            <w:webHidden/>
          </w:rPr>
          <w:tab/>
        </w:r>
        <w:r>
          <w:rPr>
            <w:webHidden/>
          </w:rPr>
          <w:fldChar w:fldCharType="begin"/>
        </w:r>
        <w:r w:rsidR="002E45AD">
          <w:rPr>
            <w:webHidden/>
          </w:rPr>
          <w:instrText xml:space="preserve"> PAGEREF _Toc317782880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1" w:history="1">
        <w:r w:rsidR="002E45AD" w:rsidRPr="0083066E">
          <w:rPr>
            <w:rStyle w:val="Hyperlink"/>
            <w:rFonts w:ascii="Arial" w:hAnsi="Arial"/>
          </w:rPr>
          <w:t>9.</w:t>
        </w:r>
        <w:r w:rsidR="002E45AD">
          <w:rPr>
            <w:rFonts w:asciiTheme="minorHAnsi" w:eastAsiaTheme="minorEastAsia" w:hAnsiTheme="minorHAnsi" w:cstheme="minorBidi"/>
            <w:b w:val="0"/>
            <w:bCs w:val="0"/>
            <w:szCs w:val="22"/>
          </w:rPr>
          <w:tab/>
        </w:r>
        <w:r w:rsidR="002E45AD" w:rsidRPr="0083066E">
          <w:rPr>
            <w:rStyle w:val="Hyperlink"/>
            <w:rFonts w:ascii="Arial" w:hAnsi="Arial"/>
          </w:rPr>
          <w:t>Interface Information</w:t>
        </w:r>
        <w:r w:rsidR="002E45AD">
          <w:rPr>
            <w:webHidden/>
          </w:rPr>
          <w:tab/>
        </w:r>
        <w:r>
          <w:rPr>
            <w:webHidden/>
          </w:rPr>
          <w:fldChar w:fldCharType="begin"/>
        </w:r>
        <w:r w:rsidR="002E45AD">
          <w:rPr>
            <w:webHidden/>
          </w:rPr>
          <w:instrText xml:space="preserve"> PAGEREF _Toc317782881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2" w:history="1">
        <w:r w:rsidR="002E45AD" w:rsidRPr="0083066E">
          <w:rPr>
            <w:rStyle w:val="Hyperlink"/>
            <w:rFonts w:ascii="Arial" w:hAnsi="Arial"/>
          </w:rPr>
          <w:t>10.</w:t>
        </w:r>
        <w:r w:rsidR="002E45AD">
          <w:rPr>
            <w:rFonts w:asciiTheme="minorHAnsi" w:eastAsiaTheme="minorEastAsia" w:hAnsiTheme="minorHAnsi" w:cstheme="minorBidi"/>
            <w:b w:val="0"/>
            <w:bCs w:val="0"/>
            <w:szCs w:val="22"/>
          </w:rPr>
          <w:tab/>
        </w:r>
        <w:r w:rsidR="002E45AD" w:rsidRPr="0083066E">
          <w:rPr>
            <w:rStyle w:val="Hyperlink"/>
            <w:rFonts w:ascii="Arial" w:hAnsi="Arial"/>
          </w:rPr>
          <w:t>Application / Technical Impact</w:t>
        </w:r>
        <w:r w:rsidR="002E45AD">
          <w:rPr>
            <w:webHidden/>
          </w:rPr>
          <w:tab/>
        </w:r>
        <w:r>
          <w:rPr>
            <w:webHidden/>
          </w:rPr>
          <w:fldChar w:fldCharType="begin"/>
        </w:r>
        <w:r w:rsidR="002E45AD">
          <w:rPr>
            <w:webHidden/>
          </w:rPr>
          <w:instrText xml:space="preserve"> PAGEREF _Toc317782882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3" w:history="1">
        <w:r w:rsidR="002E45AD" w:rsidRPr="0083066E">
          <w:rPr>
            <w:rStyle w:val="Hyperlink"/>
            <w:rFonts w:ascii="Arial" w:hAnsi="Arial"/>
          </w:rPr>
          <w:t>11.</w:t>
        </w:r>
        <w:r w:rsidR="002E45AD">
          <w:rPr>
            <w:rFonts w:asciiTheme="minorHAnsi" w:eastAsiaTheme="minorEastAsia" w:hAnsiTheme="minorHAnsi" w:cstheme="minorBidi"/>
            <w:b w:val="0"/>
            <w:bCs w:val="0"/>
            <w:szCs w:val="22"/>
          </w:rPr>
          <w:tab/>
        </w:r>
        <w:r w:rsidR="002E45AD" w:rsidRPr="0083066E">
          <w:rPr>
            <w:rStyle w:val="Hyperlink"/>
            <w:rFonts w:ascii="Arial" w:hAnsi="Arial"/>
          </w:rPr>
          <w:t>Performance</w:t>
        </w:r>
        <w:r w:rsidR="002E45AD">
          <w:rPr>
            <w:webHidden/>
          </w:rPr>
          <w:tab/>
        </w:r>
        <w:r>
          <w:rPr>
            <w:webHidden/>
          </w:rPr>
          <w:fldChar w:fldCharType="begin"/>
        </w:r>
        <w:r w:rsidR="002E45AD">
          <w:rPr>
            <w:webHidden/>
          </w:rPr>
          <w:instrText xml:space="preserve"> PAGEREF _Toc317782883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4" w:history="1">
        <w:r w:rsidR="002E45AD" w:rsidRPr="0083066E">
          <w:rPr>
            <w:rStyle w:val="Hyperlink"/>
            <w:rFonts w:ascii="Arial" w:hAnsi="Arial"/>
          </w:rPr>
          <w:t>12.</w:t>
        </w:r>
        <w:r w:rsidR="002E45AD">
          <w:rPr>
            <w:rFonts w:asciiTheme="minorHAnsi" w:eastAsiaTheme="minorEastAsia" w:hAnsiTheme="minorHAnsi" w:cstheme="minorBidi"/>
            <w:b w:val="0"/>
            <w:bCs w:val="0"/>
            <w:szCs w:val="22"/>
          </w:rPr>
          <w:tab/>
        </w:r>
        <w:r w:rsidR="002E45AD" w:rsidRPr="0083066E">
          <w:rPr>
            <w:rStyle w:val="Hyperlink"/>
            <w:rFonts w:ascii="Arial" w:hAnsi="Arial"/>
          </w:rPr>
          <w:t>Security</w:t>
        </w:r>
        <w:r w:rsidR="002E45AD">
          <w:rPr>
            <w:webHidden/>
          </w:rPr>
          <w:tab/>
        </w:r>
        <w:r>
          <w:rPr>
            <w:webHidden/>
          </w:rPr>
          <w:fldChar w:fldCharType="begin"/>
        </w:r>
        <w:r w:rsidR="002E45AD">
          <w:rPr>
            <w:webHidden/>
          </w:rPr>
          <w:instrText xml:space="preserve"> PAGEREF _Toc317782884 \h </w:instrText>
        </w:r>
        <w:r>
          <w:rPr>
            <w:webHidden/>
          </w:rPr>
        </w:r>
        <w:r>
          <w:rPr>
            <w:webHidden/>
          </w:rPr>
          <w:fldChar w:fldCharType="separate"/>
        </w:r>
        <w:r w:rsidR="002E45AD">
          <w:rPr>
            <w:webHidden/>
          </w:rPr>
          <w:t>16</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5" w:history="1">
        <w:r w:rsidR="002E45AD" w:rsidRPr="0083066E">
          <w:rPr>
            <w:rStyle w:val="Hyperlink"/>
            <w:rFonts w:ascii="Arial" w:hAnsi="Arial"/>
          </w:rPr>
          <w:t>13.</w:t>
        </w:r>
        <w:r w:rsidR="002E45AD">
          <w:rPr>
            <w:rFonts w:asciiTheme="minorHAnsi" w:eastAsiaTheme="minorEastAsia" w:hAnsiTheme="minorHAnsi" w:cstheme="minorBidi"/>
            <w:b w:val="0"/>
            <w:bCs w:val="0"/>
            <w:szCs w:val="22"/>
          </w:rPr>
          <w:tab/>
        </w:r>
        <w:r w:rsidR="002E45AD" w:rsidRPr="0083066E">
          <w:rPr>
            <w:rStyle w:val="Hyperlink"/>
            <w:rFonts w:ascii="Arial" w:hAnsi="Arial"/>
          </w:rPr>
          <w:t>What to Test</w:t>
        </w:r>
        <w:r w:rsidR="002E45AD">
          <w:rPr>
            <w:webHidden/>
          </w:rPr>
          <w:tab/>
        </w:r>
        <w:r>
          <w:rPr>
            <w:webHidden/>
          </w:rPr>
          <w:fldChar w:fldCharType="begin"/>
        </w:r>
        <w:r w:rsidR="002E45AD">
          <w:rPr>
            <w:webHidden/>
          </w:rPr>
          <w:instrText xml:space="preserve"> PAGEREF _Toc317782885 \h </w:instrText>
        </w:r>
        <w:r>
          <w:rPr>
            <w:webHidden/>
          </w:rPr>
        </w:r>
        <w:r>
          <w:rPr>
            <w:webHidden/>
          </w:rPr>
          <w:fldChar w:fldCharType="separate"/>
        </w:r>
        <w:r w:rsidR="002E45AD">
          <w:rPr>
            <w:webHidden/>
          </w:rPr>
          <w:t>17</w:t>
        </w:r>
        <w:r>
          <w:rPr>
            <w:webHidden/>
          </w:rPr>
          <w:fldChar w:fldCharType="end"/>
        </w:r>
      </w:hyperlink>
    </w:p>
    <w:p w:rsidR="002E45AD" w:rsidRDefault="00F30753">
      <w:pPr>
        <w:pStyle w:val="TOC2"/>
        <w:rPr>
          <w:rFonts w:asciiTheme="minorHAnsi" w:eastAsiaTheme="minorEastAsia" w:hAnsiTheme="minorHAnsi" w:cstheme="minorBidi"/>
          <w:b w:val="0"/>
          <w:bCs w:val="0"/>
          <w:sz w:val="22"/>
          <w:szCs w:val="22"/>
          <w:lang w:val="en-US"/>
        </w:rPr>
      </w:pPr>
      <w:hyperlink w:anchor="_Toc317782886" w:history="1">
        <w:r w:rsidR="002E45AD" w:rsidRPr="0083066E">
          <w:rPr>
            <w:rStyle w:val="Hyperlink"/>
            <w:rFonts w:ascii="Arial" w:hAnsi="Arial"/>
          </w:rPr>
          <w:t>13.1.</w:t>
        </w:r>
        <w:r w:rsidR="002E45AD">
          <w:rPr>
            <w:rFonts w:asciiTheme="minorHAnsi" w:eastAsiaTheme="minorEastAsia" w:hAnsiTheme="minorHAnsi" w:cstheme="minorBidi"/>
            <w:b w:val="0"/>
            <w:bCs w:val="0"/>
            <w:sz w:val="22"/>
            <w:szCs w:val="22"/>
            <w:lang w:val="en-US"/>
          </w:rPr>
          <w:tab/>
        </w:r>
        <w:r w:rsidR="002E45AD" w:rsidRPr="0083066E">
          <w:rPr>
            <w:rStyle w:val="Hyperlink"/>
            <w:rFonts w:ascii="Arial" w:hAnsi="Arial"/>
          </w:rPr>
          <w:t>Test Cases</w:t>
        </w:r>
        <w:r w:rsidR="002E45AD">
          <w:rPr>
            <w:webHidden/>
          </w:rPr>
          <w:tab/>
        </w:r>
        <w:r>
          <w:rPr>
            <w:webHidden/>
          </w:rPr>
          <w:fldChar w:fldCharType="begin"/>
        </w:r>
        <w:r w:rsidR="002E45AD">
          <w:rPr>
            <w:webHidden/>
          </w:rPr>
          <w:instrText xml:space="preserve"> PAGEREF _Toc317782886 \h </w:instrText>
        </w:r>
        <w:r>
          <w:rPr>
            <w:webHidden/>
          </w:rPr>
        </w:r>
        <w:r>
          <w:rPr>
            <w:webHidden/>
          </w:rPr>
          <w:fldChar w:fldCharType="separate"/>
        </w:r>
        <w:r w:rsidR="002E45AD">
          <w:rPr>
            <w:webHidden/>
          </w:rPr>
          <w:t>17</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7" w:history="1">
        <w:r w:rsidR="002E45AD" w:rsidRPr="0083066E">
          <w:rPr>
            <w:rStyle w:val="Hyperlink"/>
            <w:rFonts w:ascii="Arial" w:hAnsi="Arial"/>
          </w:rPr>
          <w:t>14.</w:t>
        </w:r>
        <w:r w:rsidR="002E45AD">
          <w:rPr>
            <w:rFonts w:asciiTheme="minorHAnsi" w:eastAsiaTheme="minorEastAsia" w:hAnsiTheme="minorHAnsi" w:cstheme="minorBidi"/>
            <w:b w:val="0"/>
            <w:bCs w:val="0"/>
            <w:szCs w:val="22"/>
          </w:rPr>
          <w:tab/>
        </w:r>
        <w:r w:rsidR="002E45AD" w:rsidRPr="0083066E">
          <w:rPr>
            <w:rStyle w:val="Hyperlink"/>
            <w:rFonts w:ascii="Arial" w:hAnsi="Arial"/>
          </w:rPr>
          <w:t>Specification Signoff</w:t>
        </w:r>
        <w:r w:rsidR="002E45AD">
          <w:rPr>
            <w:webHidden/>
          </w:rPr>
          <w:tab/>
        </w:r>
        <w:r>
          <w:rPr>
            <w:webHidden/>
          </w:rPr>
          <w:fldChar w:fldCharType="begin"/>
        </w:r>
        <w:r w:rsidR="002E45AD">
          <w:rPr>
            <w:webHidden/>
          </w:rPr>
          <w:instrText xml:space="preserve"> PAGEREF _Toc317782887 \h </w:instrText>
        </w:r>
        <w:r>
          <w:rPr>
            <w:webHidden/>
          </w:rPr>
        </w:r>
        <w:r>
          <w:rPr>
            <w:webHidden/>
          </w:rPr>
          <w:fldChar w:fldCharType="separate"/>
        </w:r>
        <w:r w:rsidR="002E45AD">
          <w:rPr>
            <w:webHidden/>
          </w:rPr>
          <w:t>18</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8" w:history="1">
        <w:r w:rsidR="002E45AD" w:rsidRPr="0083066E">
          <w:rPr>
            <w:rStyle w:val="Hyperlink"/>
            <w:rFonts w:ascii="Arial" w:hAnsi="Arial"/>
          </w:rPr>
          <w:t>15.</w:t>
        </w:r>
        <w:r w:rsidR="002E45AD">
          <w:rPr>
            <w:rFonts w:asciiTheme="minorHAnsi" w:eastAsiaTheme="minorEastAsia" w:hAnsiTheme="minorHAnsi" w:cstheme="minorBidi"/>
            <w:b w:val="0"/>
            <w:bCs w:val="0"/>
            <w:szCs w:val="22"/>
          </w:rPr>
          <w:tab/>
        </w:r>
        <w:r w:rsidR="002E45AD" w:rsidRPr="0083066E">
          <w:rPr>
            <w:rStyle w:val="Hyperlink"/>
            <w:rFonts w:ascii="Arial" w:hAnsi="Arial"/>
          </w:rPr>
          <w:t>References</w:t>
        </w:r>
        <w:r w:rsidR="002E45AD">
          <w:rPr>
            <w:webHidden/>
          </w:rPr>
          <w:tab/>
        </w:r>
        <w:r>
          <w:rPr>
            <w:webHidden/>
          </w:rPr>
          <w:fldChar w:fldCharType="begin"/>
        </w:r>
        <w:r w:rsidR="002E45AD">
          <w:rPr>
            <w:webHidden/>
          </w:rPr>
          <w:instrText xml:space="preserve"> PAGEREF _Toc317782888 \h </w:instrText>
        </w:r>
        <w:r>
          <w:rPr>
            <w:webHidden/>
          </w:rPr>
        </w:r>
        <w:r>
          <w:rPr>
            <w:webHidden/>
          </w:rPr>
          <w:fldChar w:fldCharType="separate"/>
        </w:r>
        <w:r w:rsidR="002E45AD">
          <w:rPr>
            <w:webHidden/>
          </w:rPr>
          <w:t>19</w:t>
        </w:r>
        <w:r>
          <w:rPr>
            <w:webHidden/>
          </w:rPr>
          <w:fldChar w:fldCharType="end"/>
        </w:r>
      </w:hyperlink>
    </w:p>
    <w:p w:rsidR="002E45AD" w:rsidRDefault="00F30753">
      <w:pPr>
        <w:pStyle w:val="TOC1"/>
        <w:rPr>
          <w:rFonts w:asciiTheme="minorHAnsi" w:eastAsiaTheme="minorEastAsia" w:hAnsiTheme="minorHAnsi" w:cstheme="minorBidi"/>
          <w:b w:val="0"/>
          <w:bCs w:val="0"/>
          <w:szCs w:val="22"/>
        </w:rPr>
      </w:pPr>
      <w:hyperlink w:anchor="_Toc317782889" w:history="1">
        <w:r w:rsidR="002E45AD" w:rsidRPr="0083066E">
          <w:rPr>
            <w:rStyle w:val="Hyperlink"/>
            <w:rFonts w:ascii="Arial" w:hAnsi="Arial"/>
          </w:rPr>
          <w:t>16.</w:t>
        </w:r>
        <w:r w:rsidR="002E45AD">
          <w:rPr>
            <w:rFonts w:asciiTheme="minorHAnsi" w:eastAsiaTheme="minorEastAsia" w:hAnsiTheme="minorHAnsi" w:cstheme="minorBidi"/>
            <w:b w:val="0"/>
            <w:bCs w:val="0"/>
            <w:szCs w:val="22"/>
          </w:rPr>
          <w:tab/>
        </w:r>
        <w:r w:rsidR="002E45AD" w:rsidRPr="0083066E">
          <w:rPr>
            <w:rStyle w:val="Hyperlink"/>
            <w:rFonts w:ascii="Arial" w:hAnsi="Arial"/>
          </w:rPr>
          <w:t>Specification Change Log</w:t>
        </w:r>
        <w:r w:rsidR="002E45AD">
          <w:rPr>
            <w:webHidden/>
          </w:rPr>
          <w:tab/>
        </w:r>
        <w:r>
          <w:rPr>
            <w:webHidden/>
          </w:rPr>
          <w:fldChar w:fldCharType="begin"/>
        </w:r>
        <w:r w:rsidR="002E45AD">
          <w:rPr>
            <w:webHidden/>
          </w:rPr>
          <w:instrText xml:space="preserve"> PAGEREF _Toc317782889 \h </w:instrText>
        </w:r>
        <w:r>
          <w:rPr>
            <w:webHidden/>
          </w:rPr>
        </w:r>
        <w:r>
          <w:rPr>
            <w:webHidden/>
          </w:rPr>
          <w:fldChar w:fldCharType="separate"/>
        </w:r>
        <w:r w:rsidR="002E45AD">
          <w:rPr>
            <w:webHidden/>
          </w:rPr>
          <w:t>20</w:t>
        </w:r>
        <w:r>
          <w:rPr>
            <w:webHidden/>
          </w:rPr>
          <w:fldChar w:fldCharType="end"/>
        </w:r>
      </w:hyperlink>
    </w:p>
    <w:p w:rsidR="008E5A99" w:rsidRDefault="00F30753" w:rsidP="00DF3F99">
      <w:pPr>
        <w:pStyle w:val="TOC1"/>
      </w:pPr>
      <w:r w:rsidRPr="00162E15">
        <w:rPr>
          <w:rFonts w:cs="Arial"/>
          <w:b w:val="0"/>
          <w:bCs w:val="0"/>
          <w:szCs w:val="22"/>
        </w:rPr>
        <w:fldChar w:fldCharType="end"/>
      </w:r>
      <w:r w:rsidR="006F0087">
        <w:br w:type="page"/>
      </w:r>
    </w:p>
    <w:p w:rsidR="008E5A99" w:rsidRDefault="008E5A99" w:rsidP="00DF3F99">
      <w:pPr>
        <w:pStyle w:val="TOC1"/>
      </w:pPr>
    </w:p>
    <w:p w:rsidR="006F0087" w:rsidRPr="00666502" w:rsidRDefault="006F0087" w:rsidP="002F45E2">
      <w:pPr>
        <w:pStyle w:val="Heading1"/>
        <w:rPr>
          <w:rFonts w:ascii="Arial" w:hAnsi="Arial"/>
        </w:rPr>
      </w:pPr>
      <w:bookmarkStart w:id="1" w:name="_Toc317782863"/>
      <w:r w:rsidRPr="00666502">
        <w:rPr>
          <w:rFonts w:ascii="Arial" w:hAnsi="Arial"/>
        </w:rPr>
        <w:t>Introduction</w:t>
      </w:r>
      <w:bookmarkEnd w:id="1"/>
    </w:p>
    <w:p w:rsidR="006F0087" w:rsidRDefault="006F0087" w:rsidP="008949C3">
      <w:pPr>
        <w:pStyle w:val="BodyText"/>
        <w:jc w:val="left"/>
        <w:rPr>
          <w:rFonts w:ascii="Verdana" w:hAnsi="Verdana"/>
        </w:rPr>
      </w:pPr>
    </w:p>
    <w:p w:rsidR="00CA559C" w:rsidRDefault="00CA559C" w:rsidP="00CA559C">
      <w:pPr>
        <w:rPr>
          <w:rFonts w:ascii="Arial" w:hAnsi="Arial" w:cs="Arial"/>
        </w:rPr>
      </w:pPr>
      <w:r>
        <w:rPr>
          <w:rFonts w:ascii="Arial" w:hAnsi="Arial" w:cs="Arial"/>
        </w:rPr>
        <w:t>In order to facilitate Thomas McGee’s (the client) use of the Data Analytics (DA) Data Import Sy</w:t>
      </w:r>
      <w:r>
        <w:rPr>
          <w:rFonts w:ascii="Arial" w:hAnsi="Arial" w:cs="Arial"/>
        </w:rPr>
        <w:t>s</w:t>
      </w:r>
      <w:r>
        <w:rPr>
          <w:rFonts w:ascii="Arial" w:hAnsi="Arial" w:cs="Arial"/>
        </w:rPr>
        <w:t>tem (DIS) Employee import module to import employee information received from one of their vendors, a tool must be created to convert the data received from this vendor into a format a</w:t>
      </w:r>
      <w:r>
        <w:rPr>
          <w:rFonts w:ascii="Arial" w:hAnsi="Arial" w:cs="Arial"/>
        </w:rPr>
        <w:t>c</w:t>
      </w:r>
      <w:r>
        <w:rPr>
          <w:rFonts w:ascii="Arial" w:hAnsi="Arial" w:cs="Arial"/>
        </w:rPr>
        <w:t xml:space="preserve">ceptable to DIS.  This tool will only be used to convert the client’s file from its original format to one that can be accepted by DA DIS, the client will still be required to run the DA DIS process manually.  </w:t>
      </w:r>
    </w:p>
    <w:p w:rsidR="001B1269" w:rsidRPr="005E408D" w:rsidRDefault="001B1269" w:rsidP="001B1269">
      <w:pPr>
        <w:jc w:val="both"/>
        <w:rPr>
          <w:rFonts w:ascii="Arial" w:hAnsi="Arial" w:cs="Arial"/>
          <w:color w:val="000000"/>
          <w:szCs w:val="20"/>
        </w:rPr>
      </w:pPr>
    </w:p>
    <w:p w:rsidR="0085481F" w:rsidRPr="00666502" w:rsidRDefault="0085481F" w:rsidP="008949C3">
      <w:pPr>
        <w:rPr>
          <w:rFonts w:ascii="Arial" w:hAnsi="Arial" w:cs="Arial"/>
        </w:rPr>
      </w:pPr>
    </w:p>
    <w:p w:rsidR="008949C3" w:rsidRPr="00666502" w:rsidRDefault="006F0087" w:rsidP="007C23F3">
      <w:pPr>
        <w:pStyle w:val="Heading1"/>
        <w:rPr>
          <w:rFonts w:ascii="Arial" w:hAnsi="Arial"/>
        </w:rPr>
      </w:pPr>
      <w:bookmarkStart w:id="2" w:name="_Toc227476610"/>
      <w:bookmarkStart w:id="3" w:name="_Toc227476612"/>
      <w:bookmarkStart w:id="4" w:name="_Toc317782864"/>
      <w:bookmarkEnd w:id="2"/>
      <w:bookmarkEnd w:id="3"/>
      <w:smartTag w:uri="urn:schemas-microsoft-com:office:smarttags" w:element="PlaceName">
        <w:r w:rsidRPr="00666502">
          <w:rPr>
            <w:rFonts w:ascii="Arial" w:hAnsi="Arial"/>
          </w:rPr>
          <w:t>Requirement</w:t>
        </w:r>
      </w:smartTag>
      <w:r w:rsidRPr="00666502">
        <w:rPr>
          <w:rFonts w:ascii="Arial" w:hAnsi="Arial"/>
        </w:rPr>
        <w:t xml:space="preserve"> Overview</w:t>
      </w:r>
      <w:bookmarkEnd w:id="4"/>
    </w:p>
    <w:p w:rsidR="007C23F3" w:rsidRPr="00666502" w:rsidRDefault="007C23F3" w:rsidP="007C23F3">
      <w:pPr>
        <w:rPr>
          <w:rFonts w:ascii="Arial" w:hAnsi="Arial" w:cs="Arial"/>
        </w:rPr>
      </w:pPr>
    </w:p>
    <w:p w:rsidR="00A86C19" w:rsidRDefault="00A86C19" w:rsidP="005E408D">
      <w:pPr>
        <w:pStyle w:val="BodyText"/>
      </w:pPr>
      <w:r>
        <w:t>This file conversion tool will be written in C# using the Microsoft .NET framework 3.5 or higher (4.0 most likely.)  This in turn will necessitate the use of Windows XP or higher on client m</w:t>
      </w:r>
      <w:r>
        <w:t>a</w:t>
      </w:r>
      <w:r>
        <w:t>chines.  Any processes the tool is to perform will not have any computing power requirements over and above those of the operating system itself so no specific system requirements are n</w:t>
      </w:r>
      <w:r>
        <w:t>e</w:t>
      </w:r>
      <w:r>
        <w:t xml:space="preserve">cessary.  There is a high </w:t>
      </w:r>
      <w:proofErr w:type="spellStart"/>
      <w:r>
        <w:t>likelyhood</w:t>
      </w:r>
      <w:proofErr w:type="spellEnd"/>
      <w:r>
        <w:t xml:space="preserve"> that, in order to facilitate the creation of the DIS-compatible file, any client machine will require software libraries that enable the reading and writing of Micr</w:t>
      </w:r>
      <w:r>
        <w:t>o</w:t>
      </w:r>
      <w:r>
        <w:t>soft Access 2003 (MDB) or 2007 (ACCDB) files to the extent that these libraries cannot be no</w:t>
      </w:r>
      <w:r>
        <w:t>r</w:t>
      </w:r>
      <w:r>
        <w:t>mally packaged with the final product.</w:t>
      </w:r>
    </w:p>
    <w:p w:rsidR="00A86C19" w:rsidRDefault="00A86C19" w:rsidP="005E408D">
      <w:pPr>
        <w:pStyle w:val="BodyText"/>
      </w:pPr>
    </w:p>
    <w:p w:rsidR="00A86C19" w:rsidRDefault="0049642D" w:rsidP="005E408D">
      <w:pPr>
        <w:pStyle w:val="BodyText"/>
        <w:rPr>
          <w:color w:val="000000"/>
          <w:szCs w:val="20"/>
        </w:rPr>
      </w:pPr>
      <w:r>
        <w:rPr>
          <w:color w:val="000000"/>
          <w:szCs w:val="20"/>
        </w:rPr>
        <w:t>The key features of this application are as follows:</w:t>
      </w:r>
    </w:p>
    <w:p w:rsidR="0049642D" w:rsidRDefault="0049642D" w:rsidP="005E408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Parse and interpret a file layout description definition file.</w:t>
      </w:r>
    </w:p>
    <w:p w:rsidR="0049642D" w:rsidRDefault="0049642D" w:rsidP="0049642D">
      <w:pPr>
        <w:pStyle w:val="BodyText"/>
        <w:ind w:left="720"/>
        <w:rPr>
          <w:color w:val="000000"/>
          <w:szCs w:val="20"/>
        </w:rPr>
      </w:pPr>
    </w:p>
    <w:p w:rsidR="0049642D" w:rsidRDefault="0049642D" w:rsidP="0049642D">
      <w:pPr>
        <w:pStyle w:val="BodyText"/>
        <w:numPr>
          <w:ilvl w:val="0"/>
          <w:numId w:val="15"/>
        </w:numPr>
        <w:rPr>
          <w:color w:val="000000"/>
          <w:szCs w:val="20"/>
        </w:rPr>
      </w:pPr>
      <w:r>
        <w:rPr>
          <w:color w:val="000000"/>
          <w:szCs w:val="20"/>
        </w:rPr>
        <w:t xml:space="preserve">Import an arbitrary fixed-width file that adheres to the layout definition supplied via the </w:t>
      </w:r>
      <w:r>
        <w:rPr>
          <w:color w:val="000000"/>
          <w:szCs w:val="20"/>
        </w:rPr>
        <w:br/>
      </w:r>
      <w:proofErr w:type="spellStart"/>
      <w:r>
        <w:rPr>
          <w:color w:val="000000"/>
          <w:szCs w:val="20"/>
        </w:rPr>
        <w:t>preceeding</w:t>
      </w:r>
      <w:proofErr w:type="spellEnd"/>
      <w:r>
        <w:rPr>
          <w:color w:val="000000"/>
          <w:szCs w:val="20"/>
        </w:rPr>
        <w:t xml:space="preserve"> item.</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Map the defined fields into an internal representation of the DA DIS input Microsoft Access Database file.</w:t>
      </w:r>
    </w:p>
    <w:p w:rsidR="0049642D" w:rsidRDefault="0049642D" w:rsidP="0049642D">
      <w:pPr>
        <w:pStyle w:val="BodyText"/>
        <w:rPr>
          <w:color w:val="000000"/>
          <w:szCs w:val="20"/>
        </w:rPr>
      </w:pPr>
    </w:p>
    <w:p w:rsidR="0049642D" w:rsidRDefault="0049642D" w:rsidP="0049642D">
      <w:pPr>
        <w:pStyle w:val="BodyText"/>
        <w:numPr>
          <w:ilvl w:val="0"/>
          <w:numId w:val="15"/>
        </w:numPr>
        <w:rPr>
          <w:color w:val="000000"/>
          <w:szCs w:val="20"/>
        </w:rPr>
      </w:pPr>
      <w:r>
        <w:rPr>
          <w:color w:val="000000"/>
          <w:szCs w:val="20"/>
        </w:rPr>
        <w:t>Apply “locally unique’ primary and foreign keys to this internal representation of DIS data.</w:t>
      </w:r>
    </w:p>
    <w:p w:rsidR="0049642D" w:rsidRDefault="0049642D" w:rsidP="0049642D">
      <w:pPr>
        <w:pStyle w:val="BodyText"/>
        <w:rPr>
          <w:color w:val="000000"/>
          <w:szCs w:val="20"/>
        </w:rPr>
      </w:pPr>
    </w:p>
    <w:p w:rsidR="0049642D" w:rsidRDefault="0049642D" w:rsidP="0049642D">
      <w:pPr>
        <w:pStyle w:val="BodyText"/>
        <w:numPr>
          <w:ilvl w:val="0"/>
          <w:numId w:val="15"/>
        </w:numPr>
        <w:rPr>
          <w:ins w:id="5" w:author="jmericle" w:date="2012-02-24T08:04:00Z"/>
          <w:color w:val="000000"/>
          <w:szCs w:val="20"/>
        </w:rPr>
      </w:pPr>
      <w:r>
        <w:rPr>
          <w:color w:val="000000"/>
          <w:szCs w:val="20"/>
        </w:rPr>
        <w:t>Load the internal representation from memory into the already existing DA DIS input MS Access file.</w:t>
      </w:r>
    </w:p>
    <w:p w:rsidR="00793520" w:rsidRDefault="00793520" w:rsidP="00793520">
      <w:pPr>
        <w:pStyle w:val="ListParagraph"/>
        <w:rPr>
          <w:ins w:id="6" w:author="jmericle" w:date="2012-02-24T08:04:00Z"/>
          <w:color w:val="000000"/>
          <w:szCs w:val="20"/>
        </w:rPr>
        <w:pPrChange w:id="7" w:author="jmericle" w:date="2012-02-24T08:04:00Z">
          <w:pPr>
            <w:pStyle w:val="BodyText"/>
            <w:numPr>
              <w:numId w:val="15"/>
            </w:numPr>
            <w:ind w:left="720" w:hanging="360"/>
          </w:pPr>
        </w:pPrChange>
      </w:pPr>
    </w:p>
    <w:p w:rsidR="00793520" w:rsidRDefault="00793520" w:rsidP="0049642D">
      <w:pPr>
        <w:pStyle w:val="BodyText"/>
        <w:numPr>
          <w:ilvl w:val="0"/>
          <w:numId w:val="15"/>
        </w:numPr>
        <w:rPr>
          <w:ins w:id="8" w:author="jmericle" w:date="2012-02-24T08:06:00Z"/>
          <w:color w:val="000000"/>
          <w:szCs w:val="20"/>
        </w:rPr>
      </w:pPr>
      <w:ins w:id="9" w:author="jmericle" w:date="2012-02-24T08:04:00Z">
        <w:r>
          <w:rPr>
            <w:color w:val="000000"/>
            <w:szCs w:val="20"/>
          </w:rPr>
          <w:t xml:space="preserve">Create User Guide documentation and Installation </w:t>
        </w:r>
      </w:ins>
      <w:ins w:id="10" w:author="jmericle" w:date="2012-02-24T08:05:00Z">
        <w:r>
          <w:rPr>
            <w:color w:val="000000"/>
            <w:szCs w:val="20"/>
          </w:rPr>
          <w:t>d</w:t>
        </w:r>
      </w:ins>
      <w:ins w:id="11" w:author="jmericle" w:date="2012-02-24T08:04:00Z">
        <w:r>
          <w:rPr>
            <w:color w:val="000000"/>
            <w:szCs w:val="20"/>
          </w:rPr>
          <w:t>ocumentation.</w:t>
        </w:r>
      </w:ins>
      <w:ins w:id="12" w:author="jmericle" w:date="2012-02-24T08:06:00Z">
        <w:r>
          <w:rPr>
            <w:color w:val="000000"/>
            <w:szCs w:val="20"/>
          </w:rPr>
          <w:t xml:space="preserve">  Follow the DA 3.2 User Guide format.</w:t>
        </w:r>
      </w:ins>
    </w:p>
    <w:p w:rsidR="00793520" w:rsidRDefault="00793520" w:rsidP="00793520">
      <w:pPr>
        <w:pStyle w:val="ListParagraph"/>
        <w:rPr>
          <w:ins w:id="13" w:author="jmericle" w:date="2012-02-24T08:06:00Z"/>
          <w:color w:val="000000"/>
          <w:szCs w:val="20"/>
        </w:rPr>
        <w:pPrChange w:id="14" w:author="jmericle" w:date="2012-02-24T08:06:00Z">
          <w:pPr>
            <w:pStyle w:val="BodyText"/>
            <w:numPr>
              <w:numId w:val="15"/>
            </w:numPr>
            <w:ind w:left="720" w:hanging="360"/>
          </w:pPr>
        </w:pPrChange>
      </w:pPr>
    </w:p>
    <w:p w:rsidR="00793520" w:rsidRDefault="00793520" w:rsidP="0049642D">
      <w:pPr>
        <w:pStyle w:val="BodyText"/>
        <w:numPr>
          <w:ilvl w:val="0"/>
          <w:numId w:val="15"/>
        </w:numPr>
        <w:rPr>
          <w:ins w:id="15" w:author="jmericle" w:date="2012-02-24T08:13:00Z"/>
          <w:color w:val="000000"/>
          <w:szCs w:val="20"/>
        </w:rPr>
      </w:pPr>
      <w:ins w:id="16" w:author="jmericle" w:date="2012-02-24T08:06:00Z">
        <w:r>
          <w:rPr>
            <w:color w:val="000000"/>
            <w:szCs w:val="20"/>
          </w:rPr>
          <w:t>Create an install package?</w:t>
        </w:r>
      </w:ins>
    </w:p>
    <w:p w:rsidR="00793520" w:rsidRDefault="00793520" w:rsidP="00793520">
      <w:pPr>
        <w:pStyle w:val="ListParagraph"/>
        <w:rPr>
          <w:ins w:id="17" w:author="jmericle" w:date="2012-02-24T08:13:00Z"/>
          <w:color w:val="000000"/>
          <w:szCs w:val="20"/>
        </w:rPr>
        <w:pPrChange w:id="18" w:author="jmericle" w:date="2012-02-24T08:13:00Z">
          <w:pPr>
            <w:pStyle w:val="BodyText"/>
            <w:numPr>
              <w:numId w:val="15"/>
            </w:numPr>
            <w:ind w:left="720" w:hanging="360"/>
          </w:pPr>
        </w:pPrChange>
      </w:pPr>
    </w:p>
    <w:p w:rsidR="00793520" w:rsidRDefault="00793520" w:rsidP="0049642D">
      <w:pPr>
        <w:pStyle w:val="BodyText"/>
        <w:numPr>
          <w:ilvl w:val="0"/>
          <w:numId w:val="15"/>
        </w:numPr>
        <w:rPr>
          <w:color w:val="000000"/>
          <w:szCs w:val="20"/>
        </w:rPr>
      </w:pPr>
      <w:ins w:id="19" w:author="jmericle" w:date="2012-02-24T08:13:00Z">
        <w:r>
          <w:rPr>
            <w:color w:val="000000"/>
            <w:szCs w:val="20"/>
          </w:rPr>
          <w:t>Add command line functionality.  This will need to be included in the user guide.</w:t>
        </w:r>
      </w:ins>
    </w:p>
    <w:p w:rsidR="005E408D" w:rsidRPr="00666502" w:rsidRDefault="005E408D" w:rsidP="008949C3">
      <w:pPr>
        <w:rPr>
          <w:rFonts w:ascii="Arial" w:hAnsi="Arial" w:cs="Arial"/>
        </w:rPr>
      </w:pPr>
    </w:p>
    <w:p w:rsidR="006350B0" w:rsidRPr="00666502" w:rsidRDefault="00FD3E0A" w:rsidP="00FD3E0A">
      <w:pPr>
        <w:pStyle w:val="Heading2"/>
        <w:rPr>
          <w:rFonts w:ascii="Arial" w:hAnsi="Arial"/>
        </w:rPr>
      </w:pPr>
      <w:bookmarkStart w:id="20" w:name="_Toc317782865"/>
      <w:r w:rsidRPr="00666502">
        <w:rPr>
          <w:rFonts w:ascii="Arial" w:hAnsi="Arial"/>
        </w:rPr>
        <w:t>Assumptions</w:t>
      </w:r>
      <w:bookmarkEnd w:id="20"/>
    </w:p>
    <w:p w:rsidR="00217B82" w:rsidRPr="00666502" w:rsidRDefault="00217B82" w:rsidP="00217B82">
      <w:pPr>
        <w:rPr>
          <w:rFonts w:ascii="Arial" w:hAnsi="Arial" w:cs="Arial"/>
        </w:rPr>
      </w:pPr>
    </w:p>
    <w:p w:rsidR="0049642D" w:rsidRDefault="0049642D" w:rsidP="00C8327F">
      <w:pPr>
        <w:numPr>
          <w:ilvl w:val="0"/>
          <w:numId w:val="12"/>
        </w:numPr>
        <w:rPr>
          <w:rFonts w:ascii="Arial" w:hAnsi="Arial" w:cs="Arial"/>
        </w:rPr>
      </w:pPr>
      <w:r>
        <w:rPr>
          <w:rFonts w:ascii="Arial" w:hAnsi="Arial" w:cs="Arial"/>
        </w:rPr>
        <w:t>No modifications will be required for the DA DIS template itself</w:t>
      </w:r>
      <w:r w:rsidR="00820E8D">
        <w:rPr>
          <w:rFonts w:ascii="Arial" w:hAnsi="Arial" w:cs="Arial"/>
        </w:rPr>
        <w:t xml:space="preserve"> or the RMX </w:t>
      </w:r>
      <w:proofErr w:type="spellStart"/>
      <w:r w:rsidR="00820E8D">
        <w:rPr>
          <w:rFonts w:ascii="Arial" w:hAnsi="Arial" w:cs="Arial"/>
        </w:rPr>
        <w:t>optionset</w:t>
      </w:r>
      <w:proofErr w:type="spellEnd"/>
      <w:r w:rsidR="00820E8D">
        <w:rPr>
          <w:rFonts w:ascii="Arial" w:hAnsi="Arial" w:cs="Arial"/>
        </w:rPr>
        <w:t xml:space="preserve"> i</w:t>
      </w:r>
      <w:r w:rsidR="00820E8D">
        <w:rPr>
          <w:rFonts w:ascii="Arial" w:hAnsi="Arial" w:cs="Arial"/>
        </w:rPr>
        <w:t>n</w:t>
      </w:r>
      <w:r w:rsidR="00820E8D">
        <w:rPr>
          <w:rFonts w:ascii="Arial" w:hAnsi="Arial" w:cs="Arial"/>
        </w:rPr>
        <w:t>terface</w:t>
      </w:r>
      <w:r>
        <w:rPr>
          <w:rFonts w:ascii="Arial" w:hAnsi="Arial" w:cs="Arial"/>
        </w:rPr>
        <w:t>.</w:t>
      </w:r>
      <w:r>
        <w:rPr>
          <w:rFonts w:ascii="Arial" w:hAnsi="Arial" w:cs="Arial"/>
        </w:rPr>
        <w:br/>
      </w:r>
    </w:p>
    <w:p w:rsidR="00E23FB4" w:rsidRPr="0049642D" w:rsidRDefault="0049642D" w:rsidP="0049642D">
      <w:pPr>
        <w:numPr>
          <w:ilvl w:val="0"/>
          <w:numId w:val="12"/>
        </w:numPr>
        <w:rPr>
          <w:rFonts w:ascii="Arial" w:hAnsi="Arial" w:cs="Arial"/>
        </w:rPr>
      </w:pPr>
      <w:r>
        <w:rPr>
          <w:rFonts w:ascii="Arial" w:hAnsi="Arial" w:cs="Arial"/>
        </w:rPr>
        <w:t xml:space="preserve">The application </w:t>
      </w:r>
      <w:r w:rsidR="00820E8D">
        <w:rPr>
          <w:rFonts w:ascii="Arial" w:hAnsi="Arial" w:cs="Arial"/>
        </w:rPr>
        <w:t>is DA and RMX version agnostic</w:t>
      </w:r>
      <w:r>
        <w:rPr>
          <w:rFonts w:ascii="Arial" w:hAnsi="Arial" w:cs="Arial"/>
        </w:rPr>
        <w:t>.</w:t>
      </w:r>
    </w:p>
    <w:p w:rsidR="00E23FB4" w:rsidRDefault="00E23FB4" w:rsidP="00D92E3C">
      <w:pPr>
        <w:ind w:left="360"/>
        <w:rPr>
          <w:rFonts w:ascii="Arial" w:hAnsi="Arial" w:cs="Arial"/>
        </w:rPr>
      </w:pPr>
    </w:p>
    <w:p w:rsidR="00E23FB4" w:rsidRDefault="00820E8D" w:rsidP="00C8327F">
      <w:pPr>
        <w:numPr>
          <w:ilvl w:val="0"/>
          <w:numId w:val="12"/>
        </w:numPr>
        <w:rPr>
          <w:rFonts w:ascii="Arial" w:hAnsi="Arial" w:cs="Arial"/>
        </w:rPr>
      </w:pPr>
      <w:r>
        <w:rPr>
          <w:rFonts w:ascii="Arial" w:hAnsi="Arial" w:cs="Arial"/>
        </w:rPr>
        <w:t>Format definition files will be generated by hand.</w:t>
      </w:r>
    </w:p>
    <w:p w:rsidR="00E23FB4" w:rsidRDefault="00E23FB4" w:rsidP="00D92E3C">
      <w:pPr>
        <w:ind w:left="360"/>
        <w:rPr>
          <w:rFonts w:ascii="Arial" w:hAnsi="Arial" w:cs="Arial"/>
        </w:rPr>
      </w:pPr>
    </w:p>
    <w:p w:rsidR="00D92E3C" w:rsidRDefault="00820E8D" w:rsidP="00C8327F">
      <w:pPr>
        <w:numPr>
          <w:ilvl w:val="0"/>
          <w:numId w:val="12"/>
        </w:numPr>
        <w:rPr>
          <w:rFonts w:ascii="Arial" w:hAnsi="Arial" w:cs="Arial"/>
        </w:rPr>
      </w:pPr>
      <w:r>
        <w:rPr>
          <w:rFonts w:ascii="Arial" w:hAnsi="Arial" w:cs="Arial"/>
        </w:rPr>
        <w:lastRenderedPageBreak/>
        <w:t>The application’s target users will be using Microsoft Windows XP SP2 or higher with .NET Framework 4.0 or higher.</w:t>
      </w:r>
    </w:p>
    <w:p w:rsidR="00765DC4" w:rsidRDefault="00765DC4" w:rsidP="00765DC4">
      <w:pPr>
        <w:pStyle w:val="ListParagraph"/>
        <w:rPr>
          <w:rFonts w:ascii="Arial" w:hAnsi="Arial" w:cs="Arial"/>
        </w:rPr>
      </w:pPr>
    </w:p>
    <w:p w:rsidR="00765DC4" w:rsidRDefault="00765DC4" w:rsidP="00C8327F">
      <w:pPr>
        <w:numPr>
          <w:ilvl w:val="0"/>
          <w:numId w:val="12"/>
        </w:numPr>
        <w:rPr>
          <w:rFonts w:ascii="Arial" w:hAnsi="Arial" w:cs="Arial"/>
        </w:rPr>
      </w:pPr>
      <w:ins w:id="21" w:author="jmericle" w:date="2012-02-24T07:25:00Z">
        <w:r>
          <w:rPr>
            <w:rFonts w:ascii="Arial" w:hAnsi="Arial" w:cs="Arial"/>
          </w:rPr>
          <w:t xml:space="preserve">What are the </w:t>
        </w:r>
      </w:ins>
      <w:ins w:id="22" w:author="jmericle" w:date="2012-02-24T07:26:00Z">
        <w:r>
          <w:rPr>
            <w:rFonts w:ascii="Arial" w:hAnsi="Arial" w:cs="Arial"/>
          </w:rPr>
          <w:t>details of the client’s environment?</w:t>
        </w:r>
      </w:ins>
    </w:p>
    <w:p w:rsidR="00D92E3C" w:rsidRDefault="00D92E3C" w:rsidP="00D92E3C">
      <w:pPr>
        <w:ind w:left="360"/>
        <w:rPr>
          <w:rFonts w:ascii="Arial" w:hAnsi="Arial" w:cs="Arial"/>
        </w:rPr>
      </w:pPr>
    </w:p>
    <w:p w:rsidR="00733EF2" w:rsidRDefault="00733EF2" w:rsidP="00733EF2">
      <w:pPr>
        <w:numPr>
          <w:ilvl w:val="0"/>
          <w:numId w:val="12"/>
        </w:numPr>
        <w:rPr>
          <w:rFonts w:ascii="Arial" w:hAnsi="Arial" w:cs="Arial"/>
        </w:rPr>
      </w:pPr>
      <w:r>
        <w:rPr>
          <w:rFonts w:ascii="Arial" w:hAnsi="Arial" w:cs="Arial"/>
        </w:rPr>
        <w:t xml:space="preserve">The application will accept existing DIS import </w:t>
      </w:r>
      <w:proofErr w:type="gramStart"/>
      <w:r>
        <w:rPr>
          <w:rFonts w:ascii="Arial" w:hAnsi="Arial" w:cs="Arial"/>
        </w:rPr>
        <w:t>files,</w:t>
      </w:r>
      <w:proofErr w:type="gramEnd"/>
      <w:r>
        <w:rPr>
          <w:rFonts w:ascii="Arial" w:hAnsi="Arial" w:cs="Arial"/>
        </w:rPr>
        <w:t xml:space="preserve"> it will not create new versions.</w:t>
      </w:r>
    </w:p>
    <w:p w:rsidR="00217B82" w:rsidRPr="00666502" w:rsidRDefault="00733EF2" w:rsidP="00733EF2">
      <w:pPr>
        <w:rPr>
          <w:rFonts w:ascii="Arial" w:hAnsi="Arial" w:cs="Arial"/>
        </w:rPr>
      </w:pPr>
      <w:r w:rsidRPr="00666502">
        <w:rPr>
          <w:rFonts w:ascii="Arial" w:hAnsi="Arial" w:cs="Arial"/>
        </w:rPr>
        <w:t xml:space="preserve"> </w:t>
      </w:r>
    </w:p>
    <w:p w:rsidR="006350B0" w:rsidRPr="00666502" w:rsidRDefault="006350B0" w:rsidP="006350B0">
      <w:pPr>
        <w:pStyle w:val="Heading2"/>
        <w:rPr>
          <w:rFonts w:ascii="Arial" w:hAnsi="Arial"/>
        </w:rPr>
      </w:pPr>
      <w:bookmarkStart w:id="23" w:name="_Toc317782866"/>
      <w:r w:rsidRPr="00666502">
        <w:rPr>
          <w:rFonts w:ascii="Arial" w:hAnsi="Arial"/>
        </w:rPr>
        <w:t>Current Scenario</w:t>
      </w:r>
      <w:bookmarkEnd w:id="23"/>
    </w:p>
    <w:p w:rsidR="006350B0" w:rsidRPr="00666502" w:rsidRDefault="006350B0" w:rsidP="006350B0">
      <w:pPr>
        <w:rPr>
          <w:rFonts w:ascii="Arial" w:hAnsi="Arial" w:cs="Arial"/>
        </w:rPr>
      </w:pPr>
    </w:p>
    <w:p w:rsidR="0041144B" w:rsidRPr="00666502" w:rsidRDefault="00733EF2" w:rsidP="0041144B">
      <w:pPr>
        <w:ind w:left="360"/>
        <w:rPr>
          <w:rFonts w:ascii="Arial" w:hAnsi="Arial" w:cs="Arial"/>
          <w:sz w:val="24"/>
        </w:rPr>
      </w:pPr>
      <w:r>
        <w:rPr>
          <w:rFonts w:ascii="Arial" w:hAnsi="Arial" w:cs="Arial"/>
        </w:rPr>
        <w:t>There is currently no past or present solution.</w:t>
      </w:r>
    </w:p>
    <w:p w:rsidR="00637B80" w:rsidRPr="00666502" w:rsidRDefault="00637B80" w:rsidP="006350B0">
      <w:pPr>
        <w:pStyle w:val="Heading2"/>
        <w:numPr>
          <w:ilvl w:val="0"/>
          <w:numId w:val="0"/>
        </w:numPr>
        <w:ind w:left="360"/>
        <w:rPr>
          <w:rFonts w:ascii="Arial" w:hAnsi="Arial"/>
          <w:b w:val="0"/>
          <w:bCs/>
          <w:color w:val="000000"/>
          <w:sz w:val="20"/>
          <w:szCs w:val="20"/>
        </w:rPr>
      </w:pPr>
    </w:p>
    <w:p w:rsidR="006350B0" w:rsidRPr="00666502" w:rsidRDefault="006350B0" w:rsidP="006350B0">
      <w:pPr>
        <w:pStyle w:val="Heading2"/>
        <w:rPr>
          <w:rFonts w:ascii="Arial" w:hAnsi="Arial"/>
        </w:rPr>
      </w:pPr>
      <w:bookmarkStart w:id="24" w:name="_Toc317782867"/>
      <w:r w:rsidRPr="00666502">
        <w:rPr>
          <w:rFonts w:ascii="Arial" w:hAnsi="Arial"/>
        </w:rPr>
        <w:t>Proposed Scenario</w:t>
      </w:r>
      <w:bookmarkEnd w:id="24"/>
    </w:p>
    <w:p w:rsidR="00637B80" w:rsidRDefault="00637B80" w:rsidP="0065280D">
      <w:pPr>
        <w:autoSpaceDE w:val="0"/>
        <w:autoSpaceDN w:val="0"/>
        <w:adjustRightInd w:val="0"/>
        <w:spacing w:line="240" w:lineRule="atLeast"/>
        <w:ind w:left="360"/>
        <w:rPr>
          <w:rFonts w:ascii="Arial" w:hAnsi="Arial" w:cs="Arial"/>
          <w:b/>
          <w:bCs/>
          <w:color w:val="000000"/>
          <w:szCs w:val="20"/>
        </w:rPr>
      </w:pPr>
    </w:p>
    <w:p w:rsidR="00334954" w:rsidRPr="00184266" w:rsidRDefault="007E4802" w:rsidP="00AB18C5">
      <w:pPr>
        <w:autoSpaceDE w:val="0"/>
        <w:autoSpaceDN w:val="0"/>
        <w:adjustRightInd w:val="0"/>
        <w:spacing w:line="240" w:lineRule="atLeast"/>
        <w:ind w:left="360"/>
        <w:jc w:val="both"/>
        <w:rPr>
          <w:rFonts w:ascii="Arial" w:hAnsi="Arial" w:cs="Arial"/>
          <w:szCs w:val="20"/>
        </w:rPr>
      </w:pPr>
      <w:r>
        <w:rPr>
          <w:rFonts w:ascii="Arial" w:hAnsi="Arial" w:cs="Arial"/>
          <w:szCs w:val="20"/>
        </w:rPr>
        <w:t xml:space="preserve">To enable clients with arbitrary, third-party </w:t>
      </w:r>
      <w:r w:rsidR="00AB18C5">
        <w:rPr>
          <w:rFonts w:ascii="Arial" w:hAnsi="Arial" w:cs="Arial"/>
          <w:szCs w:val="20"/>
        </w:rPr>
        <w:t>data files they wish to import into RMX via the DA DIS template, this new application would allow them to easily load this file into an Access d</w:t>
      </w:r>
      <w:r w:rsidR="00AB18C5">
        <w:rPr>
          <w:rFonts w:ascii="Arial" w:hAnsi="Arial" w:cs="Arial"/>
          <w:szCs w:val="20"/>
        </w:rPr>
        <w:t>a</w:t>
      </w:r>
      <w:r w:rsidR="00AB18C5">
        <w:rPr>
          <w:rFonts w:ascii="Arial" w:hAnsi="Arial" w:cs="Arial"/>
          <w:szCs w:val="20"/>
        </w:rPr>
        <w:t>tabase file for processing by the DA DIS template.</w:t>
      </w:r>
      <w:r w:rsidR="00184266">
        <w:rPr>
          <w:rFonts w:ascii="Arial" w:hAnsi="Arial" w:cs="Arial"/>
          <w:szCs w:val="20"/>
        </w:rPr>
        <w:t xml:space="preserve"> </w:t>
      </w:r>
    </w:p>
    <w:p w:rsidR="002E5691" w:rsidRPr="00666502" w:rsidRDefault="002E5691" w:rsidP="002E5691">
      <w:pPr>
        <w:rPr>
          <w:rFonts w:ascii="Arial" w:hAnsi="Arial" w:cs="Arial"/>
          <w:color w:val="333333"/>
        </w:rPr>
      </w:pPr>
    </w:p>
    <w:p w:rsidR="00506C8D" w:rsidRPr="00666502" w:rsidRDefault="00506C8D" w:rsidP="00506C8D">
      <w:pPr>
        <w:pStyle w:val="Heading1"/>
        <w:rPr>
          <w:rFonts w:ascii="Arial" w:hAnsi="Arial"/>
        </w:rPr>
      </w:pPr>
      <w:bookmarkStart w:id="25" w:name="_Toc227476624"/>
      <w:bookmarkStart w:id="26" w:name="_Toc317782868"/>
      <w:bookmarkEnd w:id="25"/>
      <w:r w:rsidRPr="00666502">
        <w:rPr>
          <w:rFonts w:ascii="Arial" w:hAnsi="Arial"/>
        </w:rPr>
        <w:t>Solution</w:t>
      </w:r>
      <w:bookmarkEnd w:id="26"/>
    </w:p>
    <w:p w:rsidR="000C712E" w:rsidRDefault="000C712E" w:rsidP="000C712E">
      <w:pPr>
        <w:rPr>
          <w:rFonts w:ascii="Arial" w:hAnsi="Arial" w:cs="Arial"/>
        </w:rPr>
      </w:pPr>
    </w:p>
    <w:p w:rsidR="00721539" w:rsidRDefault="00FF7449" w:rsidP="000C712E">
      <w:pPr>
        <w:pStyle w:val="Heading2"/>
        <w:rPr>
          <w:rFonts w:ascii="Arial" w:hAnsi="Arial"/>
        </w:rPr>
      </w:pPr>
      <w:bookmarkStart w:id="27" w:name="_Toc317782869"/>
      <w:bookmarkStart w:id="28" w:name="_Toc290375042"/>
      <w:r>
        <w:rPr>
          <w:rFonts w:ascii="Arial" w:hAnsi="Arial"/>
        </w:rPr>
        <w:t>DIS Conversion Tool</w:t>
      </w:r>
      <w:bookmarkEnd w:id="27"/>
      <w:r>
        <w:rPr>
          <w:rFonts w:ascii="Arial" w:hAnsi="Arial"/>
        </w:rPr>
        <w:t xml:space="preserve"> </w:t>
      </w:r>
    </w:p>
    <w:p w:rsidR="00721539" w:rsidRPr="0018220F" w:rsidRDefault="00721539" w:rsidP="00CB0AE2">
      <w:pPr>
        <w:ind w:left="360"/>
        <w:rPr>
          <w:rFonts w:ascii="Arial" w:hAnsi="Arial" w:cs="Arial"/>
        </w:rPr>
      </w:pPr>
      <w:r w:rsidRPr="0018220F">
        <w:rPr>
          <w:rFonts w:ascii="Arial" w:hAnsi="Arial" w:cs="Arial"/>
        </w:rPr>
        <w:t xml:space="preserve">The </w:t>
      </w:r>
      <w:r w:rsidR="00CB0AE2">
        <w:rPr>
          <w:rFonts w:ascii="Arial" w:hAnsi="Arial" w:cs="Arial"/>
        </w:rPr>
        <w:t>DIS flat file conversion tool will be a simple application for loading flat files as defined by a format definition file into a DIS Access database file.  It will feature a simple interface, a simple workflow and limited or no options and/or interface customization.  Primary user fun</w:t>
      </w:r>
      <w:r w:rsidR="00CB0AE2">
        <w:rPr>
          <w:rFonts w:ascii="Arial" w:hAnsi="Arial" w:cs="Arial"/>
        </w:rPr>
        <w:t>c</w:t>
      </w:r>
      <w:r w:rsidR="00CB0AE2">
        <w:rPr>
          <w:rFonts w:ascii="Arial" w:hAnsi="Arial" w:cs="Arial"/>
        </w:rPr>
        <w:t xml:space="preserve">tions will consist of specifying files, </w:t>
      </w:r>
      <w:r w:rsidR="00415C5C">
        <w:rPr>
          <w:rFonts w:ascii="Arial" w:hAnsi="Arial" w:cs="Arial"/>
        </w:rPr>
        <w:t xml:space="preserve">initializing the import process and optionally clearing or saving log files.  The tool should asynchronously keep the user apprised of the import process status and should also provide clear, understandable error messages in cases of abnormal execution or invalid input. </w:t>
      </w:r>
    </w:p>
    <w:p w:rsidR="00721539" w:rsidRPr="00721539" w:rsidRDefault="00721539" w:rsidP="00721539">
      <w:pPr>
        <w:ind w:left="360"/>
      </w:pPr>
    </w:p>
    <w:p w:rsidR="00BE4CD4" w:rsidRDefault="006B47FE" w:rsidP="000C712E">
      <w:pPr>
        <w:pStyle w:val="Heading2"/>
        <w:rPr>
          <w:rFonts w:ascii="Arial" w:hAnsi="Arial"/>
        </w:rPr>
      </w:pPr>
      <w:bookmarkStart w:id="29" w:name="_Toc317782870"/>
      <w:r>
        <w:rPr>
          <w:rFonts w:ascii="Arial" w:hAnsi="Arial"/>
        </w:rPr>
        <w:t>Format Definition File</w:t>
      </w:r>
      <w:bookmarkEnd w:id="29"/>
    </w:p>
    <w:p w:rsidR="00BE4CD4" w:rsidRDefault="006B47FE" w:rsidP="00BE4CD4">
      <w:pPr>
        <w:ind w:left="360"/>
        <w:rPr>
          <w:ins w:id="30" w:author="jmericle" w:date="2012-02-24T07:30:00Z"/>
          <w:rFonts w:ascii="Arial" w:hAnsi="Arial" w:cs="Arial"/>
        </w:rPr>
      </w:pPr>
      <w:r>
        <w:rPr>
          <w:rFonts w:ascii="Arial" w:hAnsi="Arial" w:cs="Arial"/>
        </w:rPr>
        <w:t xml:space="preserve">The Format Definition File will contain the data required by the application to determine how fields present in the input data file are to be mapped into the output DIS Access file.  As this project does not include any kind of automation or machine assistance with generating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 this file wi</w:t>
      </w:r>
      <w:r w:rsidR="00F25E02">
        <w:rPr>
          <w:rFonts w:ascii="Arial" w:hAnsi="Arial" w:cs="Arial"/>
        </w:rPr>
        <w:t>ll need to be generated manually</w:t>
      </w:r>
      <w:r>
        <w:rPr>
          <w:rFonts w:ascii="Arial" w:hAnsi="Arial" w:cs="Arial"/>
        </w:rPr>
        <w:t xml:space="preserve"> and must </w:t>
      </w:r>
      <w:proofErr w:type="spellStart"/>
      <w:r>
        <w:rPr>
          <w:rFonts w:ascii="Arial" w:hAnsi="Arial" w:cs="Arial"/>
        </w:rPr>
        <w:t>adere</w:t>
      </w:r>
      <w:proofErr w:type="spellEnd"/>
      <w:r>
        <w:rPr>
          <w:rFonts w:ascii="Arial" w:hAnsi="Arial" w:cs="Arial"/>
        </w:rPr>
        <w:t xml:space="preserve"> to a certain format.</w:t>
      </w:r>
      <w:r w:rsidR="00F25E02">
        <w:rPr>
          <w:rFonts w:ascii="Arial" w:hAnsi="Arial" w:cs="Arial"/>
        </w:rPr>
        <w:t xml:space="preserve">  The XML Schema for the </w:t>
      </w:r>
      <w:proofErr w:type="spellStart"/>
      <w:r w:rsidR="00F25E02">
        <w:rPr>
          <w:rFonts w:ascii="Arial" w:hAnsi="Arial" w:cs="Arial"/>
        </w:rPr>
        <w:t>FmtDef</w:t>
      </w:r>
      <w:proofErr w:type="spellEnd"/>
      <w:r w:rsidR="00F25E02">
        <w:rPr>
          <w:rFonts w:ascii="Arial" w:hAnsi="Arial" w:cs="Arial"/>
        </w:rPr>
        <w:t xml:space="preserve"> file is as follows.</w:t>
      </w:r>
      <w:ins w:id="31" w:author="jmericle" w:date="2012-02-24T07:28:00Z">
        <w:r w:rsidR="00765DC4">
          <w:rPr>
            <w:rFonts w:ascii="Arial" w:hAnsi="Arial" w:cs="Arial"/>
          </w:rPr>
          <w:t xml:space="preserve">  Add a statement about the XML confor</w:t>
        </w:r>
        <w:r w:rsidR="00765DC4">
          <w:rPr>
            <w:rFonts w:ascii="Arial" w:hAnsi="Arial" w:cs="Arial"/>
          </w:rPr>
          <w:t>m</w:t>
        </w:r>
        <w:r w:rsidR="00765DC4">
          <w:rPr>
            <w:rFonts w:ascii="Arial" w:hAnsi="Arial" w:cs="Arial"/>
          </w:rPr>
          <w:t xml:space="preserve">ing to the </w:t>
        </w:r>
        <w:proofErr w:type="spellStart"/>
        <w:r w:rsidR="00765DC4">
          <w:rPr>
            <w:rFonts w:ascii="Arial" w:hAnsi="Arial" w:cs="Arial"/>
          </w:rPr>
          <w:t>xsd</w:t>
        </w:r>
        <w:proofErr w:type="spellEnd"/>
        <w:r w:rsidR="00765DC4">
          <w:rPr>
            <w:rFonts w:ascii="Arial" w:hAnsi="Arial" w:cs="Arial"/>
          </w:rPr>
          <w:t xml:space="preserve"> format.</w:t>
        </w:r>
      </w:ins>
      <w:ins w:id="32" w:author="jmericle" w:date="2012-02-24T07:30:00Z">
        <w:r w:rsidR="00765DC4">
          <w:rPr>
            <w:rFonts w:ascii="Arial" w:hAnsi="Arial" w:cs="Arial"/>
          </w:rPr>
          <w:t xml:space="preserve">  </w:t>
        </w:r>
      </w:ins>
    </w:p>
    <w:p w:rsidR="00765DC4" w:rsidRDefault="00765DC4" w:rsidP="00BE4CD4">
      <w:pPr>
        <w:ind w:left="360"/>
        <w:rPr>
          <w:ins w:id="33" w:author="jmericle" w:date="2012-02-24T07:30:00Z"/>
          <w:rFonts w:ascii="Arial" w:hAnsi="Arial" w:cs="Arial"/>
        </w:rPr>
      </w:pPr>
    </w:p>
    <w:p w:rsidR="00765DC4" w:rsidRDefault="00765DC4" w:rsidP="00BE4CD4">
      <w:pPr>
        <w:ind w:left="360"/>
        <w:rPr>
          <w:rFonts w:ascii="Arial" w:hAnsi="Arial" w:cs="Arial"/>
        </w:rPr>
      </w:pPr>
      <w:ins w:id="34" w:author="jmericle" w:date="2012-02-24T07:30:00Z">
        <w:r>
          <w:rPr>
            <w:rFonts w:ascii="Arial" w:hAnsi="Arial" w:cs="Arial"/>
          </w:rPr>
          <w:t>Add a statement about CSC creating the sample file to deliver to Thomas McGee.</w:t>
        </w:r>
      </w:ins>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attributeFormDefault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elementFormDefault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qualified</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http://www.w3.org/2001/XMLSchema</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FmtDef</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SkipLines</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CommentString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Tables</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simpleContent</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base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PK</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optional</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:extension</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:simpleContent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Fixed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Field</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Start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Length</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xs:unsignedByte</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Table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Column</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minOccurs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Mapping</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sequence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maxOccurs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unbounded</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Map</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xs:</w:t>
      </w:r>
      <w:proofErr w:type="gramEnd"/>
      <w:r>
        <w:rPr>
          <w:rFonts w:ascii="Consolas" w:hAnsi="Consolas" w:cs="Consolas"/>
          <w:color w:val="A31515"/>
          <w:sz w:val="19"/>
          <w:szCs w:val="19"/>
        </w:rPr>
        <w:t>complexType</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From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To</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:attribute</w:t>
      </w:r>
      <w:proofErr w:type="spellEnd"/>
      <w:proofErr w:type="gram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Default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xs:string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use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required</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:sequence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:complexType</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:element</w:t>
      </w:r>
      <w:proofErr w:type="spellEnd"/>
      <w:proofErr w:type="gram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xs</w:t>
      </w:r>
      <w:proofErr w:type="gramStart"/>
      <w:r>
        <w:rPr>
          <w:rFonts w:ascii="Consolas" w:hAnsi="Consolas" w:cs="Consolas"/>
          <w:color w:val="A31515"/>
          <w:sz w:val="19"/>
          <w:szCs w:val="19"/>
        </w:rPr>
        <w:t>:schema</w:t>
      </w:r>
      <w:proofErr w:type="spellEnd"/>
      <w:proofErr w:type="gramEnd"/>
      <w:r>
        <w:rPr>
          <w:rFonts w:ascii="Consolas" w:hAnsi="Consolas" w:cs="Consolas"/>
          <w:color w:val="0000FF"/>
          <w:sz w:val="19"/>
          <w:szCs w:val="19"/>
        </w:rPr>
        <w:t>&gt;</w:t>
      </w:r>
    </w:p>
    <w:p w:rsidR="00F25E02" w:rsidRDefault="00F25E02" w:rsidP="00BE4CD4">
      <w:pPr>
        <w:ind w:left="360"/>
        <w:rPr>
          <w:rFonts w:ascii="Arial" w:hAnsi="Arial" w:cs="Arial"/>
        </w:rPr>
      </w:pPr>
    </w:p>
    <w:p w:rsidR="00F25E02" w:rsidRDefault="00F25E02" w:rsidP="00BE4CD4">
      <w:pPr>
        <w:ind w:left="360"/>
        <w:rPr>
          <w:rFonts w:ascii="Arial" w:hAnsi="Arial" w:cs="Arial"/>
        </w:rPr>
      </w:pPr>
      <w:r>
        <w:rPr>
          <w:rFonts w:ascii="Arial" w:hAnsi="Arial" w:cs="Arial"/>
        </w:rPr>
        <w:t xml:space="preserve">An example of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FmtDef</w:t>
      </w:r>
      <w:proofErr w:type="spellEnd"/>
      <w:r>
        <w:rPr>
          <w:rFonts w:ascii="Arial" w:hAnsi="Arial" w:cs="Arial"/>
        </w:rPr>
        <w:t xml:space="preserve"> file:</w:t>
      </w:r>
    </w:p>
    <w:p w:rsidR="00F25E02" w:rsidRDefault="00F25E02" w:rsidP="00BE4CD4">
      <w:pPr>
        <w:ind w:left="360"/>
        <w:rPr>
          <w:rFonts w:ascii="Arial" w:hAnsi="Arial" w:cs="Arial"/>
        </w:rPr>
      </w:pPr>
    </w:p>
    <w:p w:rsidR="00FB15A1" w:rsidRDefault="00FB15A1" w:rsidP="00FB15A1">
      <w:pPr>
        <w:shd w:val="clear" w:color="auto" w:fill="EEECE1" w:themeFill="background2"/>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r>
        <w:rPr>
          <w:rFonts w:ascii="Consolas" w:hAnsi="Consolas" w:cs="Consolas"/>
          <w:sz w:val="19"/>
          <w:szCs w:val="19"/>
        </w:rPr>
        <w:t>0</w:t>
      </w:r>
      <w:r>
        <w:rPr>
          <w:rFonts w:ascii="Consolas" w:hAnsi="Consolas" w:cs="Consolas"/>
          <w:color w:val="0000FF"/>
          <w:sz w:val="19"/>
          <w:szCs w:val="19"/>
        </w:rPr>
        <w:t>&lt;/</w:t>
      </w:r>
      <w:proofErr w:type="spellStart"/>
      <w:r>
        <w:rPr>
          <w:rFonts w:ascii="Consolas" w:hAnsi="Consolas" w:cs="Consolas"/>
          <w:color w:val="A31515"/>
          <w:sz w:val="19"/>
          <w:szCs w:val="19"/>
        </w:rPr>
        <w:t>SkipLines</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r>
        <w:rPr>
          <w:rFonts w:ascii="Consolas" w:hAnsi="Consolas" w:cs="Consolas"/>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CommentString</w:t>
      </w:r>
      <w:proofErr w:type="spellEnd"/>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ENTITY_ID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 xml:space="preserve"> </w:t>
      </w:r>
      <w:r>
        <w:rPr>
          <w:rFonts w:ascii="Consolas" w:hAnsi="Consolas" w:cs="Consolas"/>
          <w:color w:val="FF0000"/>
          <w:sz w:val="19"/>
          <w:szCs w:val="19"/>
        </w:rPr>
        <w:t>PK</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EMPLOYEE_EID</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ICE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Tables</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8</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BIRTH_DATE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 xml:space="preserve">&gt;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SEX_CODE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9</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TITLE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Mrs.</w:t>
      </w:r>
      <w:r>
        <w:rPr>
          <w:rFonts w:ascii="Consolas" w:hAnsi="Consolas" w:cs="Consolas"/>
          <w:sz w:val="19"/>
          <w:szCs w:val="19"/>
        </w:rPr>
        <w:t>"</w:t>
      </w:r>
      <w:r>
        <w:rPr>
          <w:rFonts w:ascii="Consolas" w:hAnsi="Consolas" w:cs="Consolas"/>
          <w:color w:val="0000FF"/>
          <w:sz w:val="19"/>
          <w:szCs w:val="19"/>
        </w:rPr>
        <w:t xml:space="preserve"> /&gt;          </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65</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FULL_TIME_FLAG</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 xml:space="preserve"> </w:t>
      </w:r>
      <w:r>
        <w:rPr>
          <w:rFonts w:ascii="Consolas" w:hAnsi="Consolas" w:cs="Consolas"/>
          <w:color w:val="FF0000"/>
          <w:sz w:val="19"/>
          <w:szCs w:val="19"/>
        </w:rPr>
        <w:t>Default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w:t>
      </w:r>
      <w:r>
        <w:rPr>
          <w:rFonts w:ascii="Consolas" w:hAnsi="Consolas" w:cs="Consolas"/>
          <w:color w:val="0000FF"/>
          <w:sz w:val="19"/>
          <w:szCs w:val="19"/>
        </w:rPr>
        <w:t xml:space="preserve"> </w:t>
      </w:r>
      <w:r>
        <w:rPr>
          <w:rFonts w:ascii="Consolas" w:hAnsi="Consolas" w:cs="Consolas"/>
          <w:color w:val="FF0000"/>
          <w:sz w:val="19"/>
          <w:szCs w:val="19"/>
        </w:rPr>
        <w:t>From</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FR</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To</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Mapping</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50</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ENTITY</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LAST_NAME</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Start</w:t>
      </w:r>
      <w:r>
        <w:rPr>
          <w:rFonts w:ascii="Consolas" w:hAnsi="Consolas" w:cs="Consolas"/>
          <w:color w:val="0000FF"/>
          <w:sz w:val="19"/>
          <w:szCs w:val="19"/>
        </w:rPr>
        <w:t>&gt;</w:t>
      </w:r>
      <w:r>
        <w:rPr>
          <w:rFonts w:ascii="Consolas" w:hAnsi="Consolas" w:cs="Consolas"/>
          <w:sz w:val="19"/>
          <w:szCs w:val="19"/>
        </w:rPr>
        <w:t>110</w:t>
      </w:r>
      <w:r>
        <w:rPr>
          <w:rFonts w:ascii="Consolas" w:hAnsi="Consolas" w:cs="Consolas"/>
          <w:color w:val="0000FF"/>
          <w:sz w:val="19"/>
          <w:szCs w:val="19"/>
        </w:rPr>
        <w:t>&lt;/</w:t>
      </w:r>
      <w:r>
        <w:rPr>
          <w:rFonts w:ascii="Consolas" w:hAnsi="Consolas" w:cs="Consolas"/>
          <w:color w:val="A31515"/>
          <w:sz w:val="19"/>
          <w:szCs w:val="19"/>
        </w:rPr>
        <w:t>Start</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Length</w:t>
      </w:r>
      <w:r>
        <w:rPr>
          <w:rFonts w:ascii="Consolas" w:hAnsi="Consolas" w:cs="Consolas"/>
          <w:color w:val="0000FF"/>
          <w:sz w:val="19"/>
          <w:szCs w:val="19"/>
        </w:rPr>
        <w:t>&gt;</w:t>
      </w:r>
      <w:r>
        <w:rPr>
          <w:rFonts w:ascii="Consolas" w:hAnsi="Consolas" w:cs="Consolas"/>
          <w:sz w:val="19"/>
          <w:szCs w:val="19"/>
        </w:rPr>
        <w:t>12</w:t>
      </w:r>
      <w:r>
        <w:rPr>
          <w:rFonts w:ascii="Consolas" w:hAnsi="Consolas" w:cs="Consolas"/>
          <w:color w:val="0000FF"/>
          <w:sz w:val="19"/>
          <w:szCs w:val="19"/>
        </w:rPr>
        <w:t>&lt;/</w:t>
      </w:r>
      <w:r>
        <w:rPr>
          <w:rFonts w:ascii="Consolas" w:hAnsi="Consolas" w:cs="Consolas"/>
          <w:color w:val="A31515"/>
          <w:sz w:val="19"/>
          <w:szCs w:val="19"/>
        </w:rPr>
        <w:t>Length</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Table</w:t>
      </w:r>
      <w:r>
        <w:rPr>
          <w:rFonts w:ascii="Consolas" w:hAnsi="Consolas" w:cs="Consolas"/>
          <w:color w:val="0000FF"/>
          <w:sz w:val="19"/>
          <w:szCs w:val="19"/>
        </w:rPr>
        <w:t>&gt;</w:t>
      </w:r>
      <w:r>
        <w:rPr>
          <w:rFonts w:ascii="Consolas" w:hAnsi="Consolas" w:cs="Consolas"/>
          <w:sz w:val="19"/>
          <w:szCs w:val="19"/>
        </w:rPr>
        <w:t>EMPLOYEE</w:t>
      </w:r>
      <w:r>
        <w:rPr>
          <w:rFonts w:ascii="Consolas" w:hAnsi="Consolas" w:cs="Consolas"/>
          <w:color w:val="0000FF"/>
          <w:sz w:val="19"/>
          <w:szCs w:val="19"/>
        </w:rPr>
        <w:t>&lt;/</w:t>
      </w:r>
      <w:r>
        <w:rPr>
          <w:rFonts w:ascii="Consolas" w:hAnsi="Consolas" w:cs="Consolas"/>
          <w:color w:val="A31515"/>
          <w:sz w:val="19"/>
          <w:szCs w:val="19"/>
        </w:rPr>
        <w:t>Table</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Column</w:t>
      </w:r>
      <w:r>
        <w:rPr>
          <w:rFonts w:ascii="Consolas" w:hAnsi="Consolas" w:cs="Consolas"/>
          <w:color w:val="0000FF"/>
          <w:sz w:val="19"/>
          <w:szCs w:val="19"/>
        </w:rPr>
        <w:t>&gt;</w:t>
      </w:r>
      <w:r>
        <w:rPr>
          <w:rFonts w:ascii="Consolas" w:hAnsi="Consolas" w:cs="Consolas"/>
          <w:sz w:val="19"/>
          <w:szCs w:val="19"/>
        </w:rPr>
        <w:t>SALARY</w:t>
      </w:r>
      <w:r>
        <w:rPr>
          <w:rFonts w:ascii="Consolas" w:hAnsi="Consolas" w:cs="Consolas"/>
          <w:color w:val="0000FF"/>
          <w:sz w:val="19"/>
          <w:szCs w:val="19"/>
        </w:rPr>
        <w:t>&lt;/</w:t>
      </w:r>
      <w:r>
        <w:rPr>
          <w:rFonts w:ascii="Consolas" w:hAnsi="Consolas" w:cs="Consolas"/>
          <w:color w:val="A31515"/>
          <w:sz w:val="19"/>
          <w:szCs w:val="19"/>
        </w:rPr>
        <w:t>Column</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Field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Fixed</w:t>
      </w:r>
      <w:r>
        <w:rPr>
          <w:rFonts w:ascii="Consolas" w:hAnsi="Consolas" w:cs="Consolas"/>
          <w:color w:val="0000FF"/>
          <w:sz w:val="19"/>
          <w:szCs w:val="19"/>
        </w:rPr>
        <w:t>&gt;</w:t>
      </w:r>
    </w:p>
    <w:p w:rsidR="00FB15A1" w:rsidRDefault="00FB15A1" w:rsidP="00FB15A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FmtDef</w:t>
      </w:r>
      <w:proofErr w:type="spellEnd"/>
      <w:r>
        <w:rPr>
          <w:rFonts w:ascii="Consolas" w:hAnsi="Consolas" w:cs="Consolas"/>
          <w:color w:val="0000FF"/>
          <w:sz w:val="19"/>
          <w:szCs w:val="19"/>
        </w:rPr>
        <w:t>&gt;</w:t>
      </w:r>
    </w:p>
    <w:p w:rsidR="00FB15A1" w:rsidRDefault="00FB15A1" w:rsidP="00FB15A1">
      <w:pPr>
        <w:autoSpaceDE w:val="0"/>
        <w:autoSpaceDN w:val="0"/>
        <w:adjustRightInd w:val="0"/>
        <w:rPr>
          <w:rFonts w:ascii="Consolas" w:hAnsi="Consolas" w:cs="Consolas"/>
          <w:sz w:val="19"/>
          <w:szCs w:val="19"/>
        </w:rPr>
      </w:pPr>
    </w:p>
    <w:p w:rsidR="00F25E02" w:rsidRDefault="00F25E02" w:rsidP="00BE4CD4">
      <w:pPr>
        <w:ind w:left="360"/>
        <w:rPr>
          <w:rFonts w:ascii="Arial" w:hAnsi="Arial" w:cs="Arial"/>
        </w:rPr>
      </w:pPr>
    </w:p>
    <w:p w:rsidR="0028239F" w:rsidRDefault="00F25E02" w:rsidP="00CB0AE2">
      <w:pPr>
        <w:ind w:left="360"/>
        <w:jc w:val="both"/>
        <w:rPr>
          <w:rFonts w:ascii="Arial" w:hAnsi="Arial" w:cs="Arial"/>
        </w:rPr>
      </w:pPr>
      <w:proofErr w:type="spellStart"/>
      <w:r w:rsidRPr="0028239F">
        <w:rPr>
          <w:rFonts w:ascii="Arial" w:hAnsi="Arial" w:cs="Arial"/>
          <w:i/>
        </w:rPr>
        <w:t>FmtDef</w:t>
      </w:r>
      <w:proofErr w:type="spellEnd"/>
      <w:r>
        <w:rPr>
          <w:rFonts w:ascii="Arial" w:hAnsi="Arial" w:cs="Arial"/>
        </w:rPr>
        <w:t xml:space="preserve"> serves as the root node.</w:t>
      </w:r>
    </w:p>
    <w:p w:rsidR="0028239F" w:rsidRDefault="0028239F" w:rsidP="00CB0AE2">
      <w:pPr>
        <w:ind w:left="360"/>
        <w:jc w:val="both"/>
        <w:rPr>
          <w:rFonts w:ascii="Arial" w:hAnsi="Arial" w:cs="Arial"/>
        </w:rPr>
      </w:pPr>
    </w:p>
    <w:p w:rsidR="0028239F" w:rsidRDefault="00F25E02" w:rsidP="00CB0AE2">
      <w:pPr>
        <w:ind w:left="360"/>
        <w:jc w:val="both"/>
      </w:pPr>
      <w:proofErr w:type="spellStart"/>
      <w:r w:rsidRPr="00365C81">
        <w:rPr>
          <w:rFonts w:ascii="Arial" w:hAnsi="Arial" w:cs="Arial"/>
          <w:i/>
        </w:rPr>
        <w:t>SkipLines</w:t>
      </w:r>
      <w:proofErr w:type="spellEnd"/>
      <w:r>
        <w:rPr>
          <w:rFonts w:ascii="Arial" w:hAnsi="Arial" w:cs="Arial"/>
        </w:rPr>
        <w:t xml:space="preserve"> allows the applica</w:t>
      </w:r>
      <w:r w:rsidR="00365C81">
        <w:rPr>
          <w:rFonts w:ascii="Arial" w:hAnsi="Arial" w:cs="Arial"/>
        </w:rPr>
        <w:t xml:space="preserve">tion to skip </w:t>
      </w:r>
      <w:r w:rsidR="00365C81">
        <w:rPr>
          <w:rFonts w:ascii="Arial" w:hAnsi="Arial" w:cs="Arial"/>
          <w:i/>
        </w:rPr>
        <w:t xml:space="preserve">x </w:t>
      </w:r>
      <w:r w:rsidR="00365C81">
        <w:t>number of lines at the begin</w:t>
      </w:r>
      <w:r w:rsidR="0028239F">
        <w:t xml:space="preserve">ning of the file.  </w:t>
      </w:r>
      <w:proofErr w:type="gramStart"/>
      <w:r w:rsidR="0028239F">
        <w:t>Optional.</w:t>
      </w:r>
      <w:proofErr w:type="gramEnd"/>
    </w:p>
    <w:p w:rsidR="0028239F" w:rsidRDefault="0028239F" w:rsidP="00CB0AE2">
      <w:pPr>
        <w:ind w:left="360"/>
        <w:jc w:val="both"/>
      </w:pPr>
    </w:p>
    <w:p w:rsidR="0028239F" w:rsidRDefault="00365C81" w:rsidP="00CB0AE2">
      <w:pPr>
        <w:ind w:left="360"/>
        <w:jc w:val="both"/>
      </w:pPr>
      <w:proofErr w:type="spellStart"/>
      <w:r w:rsidRPr="00365C81">
        <w:rPr>
          <w:i/>
        </w:rPr>
        <w:t>Comment</w:t>
      </w:r>
      <w:r w:rsidR="00FB15A1">
        <w:rPr>
          <w:i/>
        </w:rPr>
        <w:t>String</w:t>
      </w:r>
      <w:proofErr w:type="spellEnd"/>
      <w:r w:rsidR="00FB15A1">
        <w:rPr>
          <w:i/>
        </w:rPr>
        <w:t xml:space="preserve"> </w:t>
      </w:r>
      <w:r>
        <w:t>allows the application to skip processing any rows in the file which begin with the specified string.</w:t>
      </w:r>
      <w:r w:rsidR="0028239F">
        <w:t xml:space="preserve">  </w:t>
      </w:r>
      <w:proofErr w:type="gramStart"/>
      <w:r w:rsidR="0028239F">
        <w:t>Optional.</w:t>
      </w:r>
      <w:proofErr w:type="gramEnd"/>
      <w:r>
        <w:t xml:space="preserve">  </w:t>
      </w:r>
    </w:p>
    <w:p w:rsidR="0028239F" w:rsidRDefault="0028239F" w:rsidP="00CB0AE2">
      <w:pPr>
        <w:ind w:left="360"/>
        <w:jc w:val="both"/>
        <w:rPr>
          <w:i/>
        </w:rPr>
      </w:pPr>
    </w:p>
    <w:p w:rsidR="0028239F" w:rsidRDefault="00365C81" w:rsidP="00CB0AE2">
      <w:pPr>
        <w:ind w:left="360"/>
        <w:jc w:val="both"/>
      </w:pPr>
      <w:r>
        <w:rPr>
          <w:i/>
        </w:rPr>
        <w:t>Tables</w:t>
      </w:r>
      <w:r>
        <w:t xml:space="preserve"> </w:t>
      </w:r>
      <w:r w:rsidR="0028239F">
        <w:t xml:space="preserve">serves as a meta-element </w:t>
      </w:r>
      <w:r>
        <w:t>contain</w:t>
      </w:r>
      <w:r w:rsidR="0028239F">
        <w:t>ing</w:t>
      </w:r>
      <w:r>
        <w:t xml:space="preserve"> a list of the tables required by the mapping, giving the application a heads up about which tables it will need to support in-memory without having to parse through the individual </w:t>
      </w:r>
      <w:r>
        <w:rPr>
          <w:i/>
        </w:rPr>
        <w:t xml:space="preserve">Target </w:t>
      </w:r>
      <w:r>
        <w:t xml:space="preserve">attributes specified in the following section.  </w:t>
      </w:r>
    </w:p>
    <w:p w:rsidR="00672540" w:rsidRDefault="00672540" w:rsidP="00CB0AE2">
      <w:pPr>
        <w:ind w:left="360"/>
        <w:jc w:val="both"/>
      </w:pPr>
    </w:p>
    <w:p w:rsidR="00672540" w:rsidRPr="00672540" w:rsidRDefault="00672540" w:rsidP="00CB0AE2">
      <w:pPr>
        <w:ind w:left="360"/>
        <w:jc w:val="both"/>
      </w:pPr>
      <w:r>
        <w:t xml:space="preserve">Table defines a table implicated in the format.  It uses </w:t>
      </w:r>
      <w:r w:rsidR="00FB15A1">
        <w:t>a single optional</w:t>
      </w:r>
      <w:r>
        <w:t xml:space="preserve"> attribute, </w:t>
      </w:r>
      <w:r w:rsidR="00FB15A1">
        <w:t>PK to define the table’s primary key, if present.  The table name is contained within the body of the element.</w:t>
      </w:r>
      <w:r w:rsidR="00012598">
        <w:t xml:space="preserve"> When a PK is present, </w:t>
      </w:r>
      <w:r w:rsidR="00FB15A1">
        <w:t>the same value will be used for all tables across a row.</w:t>
      </w:r>
    </w:p>
    <w:p w:rsidR="0028239F" w:rsidRDefault="0028239F" w:rsidP="00CB0AE2">
      <w:pPr>
        <w:ind w:left="360"/>
        <w:jc w:val="both"/>
      </w:pPr>
    </w:p>
    <w:p w:rsidR="0028239F" w:rsidRDefault="00365C81" w:rsidP="00CB0AE2">
      <w:pPr>
        <w:ind w:left="360"/>
        <w:jc w:val="both"/>
      </w:pPr>
      <w:r>
        <w:rPr>
          <w:i/>
        </w:rPr>
        <w:t>Fixed</w:t>
      </w:r>
      <w:r w:rsidR="0028239F">
        <w:rPr>
          <w:i/>
        </w:rPr>
        <w:t xml:space="preserve"> </w:t>
      </w:r>
      <w:r w:rsidR="0028239F">
        <w:t>serves as a meta-element.</w:t>
      </w:r>
      <w:r>
        <w:t xml:space="preserve"> in this case indicates that the source file co</w:t>
      </w:r>
      <w:r>
        <w:t>n</w:t>
      </w:r>
      <w:r>
        <w:t xml:space="preserve">tains fixed-width data.  Fixed is declared directly so that a </w:t>
      </w:r>
      <w:r>
        <w:rPr>
          <w:i/>
        </w:rPr>
        <w:t>CSV</w:t>
      </w:r>
      <w:r>
        <w:t xml:space="preserve"> layout could be more easily added in the future.  Note that support for a CSV layout is currently outside the scope of this document and project.  Within the </w:t>
      </w:r>
      <w:r>
        <w:rPr>
          <w:i/>
        </w:rPr>
        <w:t>Fixed</w:t>
      </w:r>
      <w:r>
        <w:t xml:space="preserve"> element are the individual field mappings.  </w:t>
      </w:r>
    </w:p>
    <w:p w:rsidR="0028239F" w:rsidRDefault="0028239F" w:rsidP="00CB0AE2">
      <w:pPr>
        <w:ind w:left="360"/>
        <w:jc w:val="both"/>
        <w:rPr>
          <w:i/>
        </w:rPr>
      </w:pPr>
    </w:p>
    <w:p w:rsidR="001C0B63" w:rsidRDefault="00365C81" w:rsidP="00CB0AE2">
      <w:pPr>
        <w:ind w:left="360"/>
        <w:jc w:val="both"/>
      </w:pPr>
      <w:r>
        <w:rPr>
          <w:i/>
        </w:rPr>
        <w:t>Field</w:t>
      </w:r>
      <w:r>
        <w:t xml:space="preserve"> element defines a single piece of data </w:t>
      </w:r>
      <w:r w:rsidR="00CB0AE2">
        <w:t>from the source file.  Each Field r</w:t>
      </w:r>
      <w:r w:rsidR="00CB0AE2">
        <w:t>e</w:t>
      </w:r>
      <w:r w:rsidR="00CB0AE2">
        <w:t xml:space="preserve">quires </w:t>
      </w:r>
      <w:r w:rsidR="00FB15A1">
        <w:t>four child elements:</w:t>
      </w:r>
    </w:p>
    <w:p w:rsidR="001C0B63" w:rsidRDefault="00CB0AE2" w:rsidP="001C0B63">
      <w:pPr>
        <w:pStyle w:val="ListParagraph"/>
        <w:numPr>
          <w:ilvl w:val="0"/>
          <w:numId w:val="16"/>
        </w:numPr>
        <w:jc w:val="both"/>
      </w:pPr>
      <w:r w:rsidRPr="001C0B63">
        <w:rPr>
          <w:i/>
        </w:rPr>
        <w:t>Start</w:t>
      </w:r>
      <w:r>
        <w:t xml:space="preserve"> define</w:t>
      </w:r>
      <w:r w:rsidR="001C0B63">
        <w:t>s</w:t>
      </w:r>
      <w:r>
        <w:t xml:space="preserve"> the row character offset where the field begins</w:t>
      </w:r>
      <w:r w:rsidR="001C0B63">
        <w:t>.</w:t>
      </w:r>
      <w:r>
        <w:t xml:space="preserve"> </w:t>
      </w:r>
    </w:p>
    <w:p w:rsidR="001C0B63" w:rsidRDefault="00CB0AE2" w:rsidP="001C0B63">
      <w:pPr>
        <w:pStyle w:val="ListParagraph"/>
        <w:numPr>
          <w:ilvl w:val="0"/>
          <w:numId w:val="16"/>
        </w:numPr>
        <w:jc w:val="both"/>
      </w:pPr>
      <w:r w:rsidRPr="001C0B63">
        <w:rPr>
          <w:i/>
        </w:rPr>
        <w:t>Length</w:t>
      </w:r>
      <w:r>
        <w:t xml:space="preserve"> define</w:t>
      </w:r>
      <w:r w:rsidR="001C0B63">
        <w:t>s</w:t>
      </w:r>
      <w:r>
        <w:t xml:space="preserve"> the number of characters contained in the field</w:t>
      </w:r>
      <w:r w:rsidR="001C0B63">
        <w:t>.</w:t>
      </w:r>
      <w:r>
        <w:t xml:space="preserve"> </w:t>
      </w:r>
    </w:p>
    <w:p w:rsidR="001415BC" w:rsidRDefault="001415BC" w:rsidP="001C0B63">
      <w:pPr>
        <w:pStyle w:val="ListParagraph"/>
        <w:numPr>
          <w:ilvl w:val="0"/>
          <w:numId w:val="16"/>
        </w:numPr>
        <w:jc w:val="both"/>
      </w:pPr>
      <w:r>
        <w:rPr>
          <w:i/>
        </w:rPr>
        <w:t xml:space="preserve">Table </w:t>
      </w:r>
      <w:r>
        <w:t>specifies the table the target field resides in.</w:t>
      </w:r>
    </w:p>
    <w:p w:rsidR="001C0B63" w:rsidRDefault="00CB0AE2" w:rsidP="001C0B63">
      <w:pPr>
        <w:pStyle w:val="ListParagraph"/>
        <w:numPr>
          <w:ilvl w:val="0"/>
          <w:numId w:val="16"/>
        </w:numPr>
        <w:jc w:val="both"/>
      </w:pPr>
      <w:r w:rsidRPr="001C0B63">
        <w:rPr>
          <w:i/>
        </w:rPr>
        <w:t>Target</w:t>
      </w:r>
      <w:r>
        <w:t xml:space="preserve"> specif</w:t>
      </w:r>
      <w:r w:rsidR="001C0B63">
        <w:t>ies</w:t>
      </w:r>
      <w:r>
        <w:t xml:space="preserve"> which field</w:t>
      </w:r>
      <w:r w:rsidR="001415BC">
        <w:t xml:space="preserve"> in the table</w:t>
      </w:r>
      <w:r>
        <w:t xml:space="preserve"> in the DIS Access file the data should be loaded into.  </w:t>
      </w:r>
    </w:p>
    <w:p w:rsidR="00F25E02" w:rsidRDefault="0028239F" w:rsidP="001C0B63">
      <w:pPr>
        <w:ind w:left="360"/>
        <w:jc w:val="both"/>
      </w:pPr>
      <w:r>
        <w:t>Field elements only have to map the fields the user actually wants from the file, the entire contents of a line (consuming the entire length) is not required.</w:t>
      </w:r>
      <w:r w:rsidR="00E85E42">
        <w:t xml:space="preserve">  Field elements do not need to specify a data </w:t>
      </w:r>
      <w:proofErr w:type="gramStart"/>
      <w:r w:rsidR="00E85E42">
        <w:t>type,</w:t>
      </w:r>
      <w:proofErr w:type="gramEnd"/>
      <w:r w:rsidR="00E85E42">
        <w:t xml:space="preserve"> the data type for a field will be r</w:t>
      </w:r>
      <w:r w:rsidR="00E85E42">
        <w:t>e</w:t>
      </w:r>
      <w:r w:rsidR="00E85E42">
        <w:t>trieved from the DIS Access file.</w:t>
      </w:r>
      <w:r w:rsidR="00FB15A1">
        <w:t xml:space="preserve"> </w:t>
      </w:r>
    </w:p>
    <w:p w:rsidR="009E5D9C" w:rsidRPr="009E5D9C" w:rsidRDefault="00FB15A1" w:rsidP="009E5D9C">
      <w:pPr>
        <w:ind w:left="360"/>
        <w:jc w:val="both"/>
      </w:pPr>
      <w:r>
        <w:br/>
        <w:t xml:space="preserve">To aid in supporting additional types of data files, the specification for a field can also include a simple mapping of known values to other values.  This is achieved by including a </w:t>
      </w:r>
      <w:r>
        <w:rPr>
          <w:i/>
        </w:rPr>
        <w:t>Mapping</w:t>
      </w:r>
      <w:r>
        <w:t xml:space="preserve"> element in a </w:t>
      </w:r>
      <w:r>
        <w:rPr>
          <w:i/>
        </w:rPr>
        <w:t xml:space="preserve">Field.  </w:t>
      </w:r>
      <w:r>
        <w:t xml:space="preserve">The Mapping must always include a </w:t>
      </w:r>
      <w:r>
        <w:rPr>
          <w:i/>
        </w:rPr>
        <w:t>Default</w:t>
      </w:r>
      <w:r>
        <w:t xml:space="preserve"> value attribute</w:t>
      </w:r>
      <w:r w:rsidR="009E5D9C">
        <w:t xml:space="preserve"> and at least a single </w:t>
      </w:r>
      <w:r w:rsidR="009E5D9C">
        <w:rPr>
          <w:i/>
        </w:rPr>
        <w:t xml:space="preserve">Map </w:t>
      </w:r>
      <w:r w:rsidR="009E5D9C">
        <w:t xml:space="preserve">value. Each </w:t>
      </w:r>
      <w:r w:rsidR="009E5D9C">
        <w:rPr>
          <w:i/>
        </w:rPr>
        <w:t xml:space="preserve">Map </w:t>
      </w:r>
      <w:r w:rsidR="009E5D9C">
        <w:t xml:space="preserve">element must include a before-and-after pair of attributes specifying what each value </w:t>
      </w:r>
      <w:r w:rsidR="009E5D9C">
        <w:rPr>
          <w:i/>
        </w:rPr>
        <w:t xml:space="preserve">From </w:t>
      </w:r>
      <w:r w:rsidR="009E5D9C">
        <w:t xml:space="preserve">the file is mapped </w:t>
      </w:r>
      <w:proofErr w:type="gramStart"/>
      <w:r w:rsidR="009E5D9C">
        <w:rPr>
          <w:i/>
        </w:rPr>
        <w:t xml:space="preserve">To </w:t>
      </w:r>
      <w:r w:rsidR="009E5D9C">
        <w:t xml:space="preserve"> in</w:t>
      </w:r>
      <w:proofErr w:type="gramEnd"/>
      <w:r w:rsidR="009E5D9C">
        <w:t xml:space="preserve"> the output.  Using this is </w:t>
      </w:r>
      <w:proofErr w:type="spellStart"/>
      <w:r w:rsidR="009E5D9C">
        <w:t>is</w:t>
      </w:r>
      <w:proofErr w:type="spellEnd"/>
      <w:r w:rsidR="009E5D9C">
        <w:t xml:space="preserve"> possible to have a single field on the input apply to multiple fields in the output. </w:t>
      </w:r>
    </w:p>
    <w:p w:rsidR="00BE4CD4" w:rsidRDefault="00BE4CD4" w:rsidP="00BE4CD4">
      <w:pPr>
        <w:ind w:left="360"/>
        <w:rPr>
          <w:rFonts w:ascii="Arial" w:hAnsi="Arial" w:cs="Arial"/>
        </w:rPr>
      </w:pPr>
    </w:p>
    <w:p w:rsidR="00BE4CD4" w:rsidRDefault="00CB0AE2" w:rsidP="00BE4CD4">
      <w:pPr>
        <w:pStyle w:val="Heading3"/>
        <w:rPr>
          <w:rFonts w:ascii="Arial" w:hAnsi="Arial"/>
        </w:rPr>
      </w:pPr>
      <w:bookmarkStart w:id="35" w:name="_Toc317782871"/>
      <w:r>
        <w:rPr>
          <w:rFonts w:ascii="Arial" w:hAnsi="Arial"/>
        </w:rPr>
        <w:t>Parsing of the Format Definition File</w:t>
      </w:r>
      <w:bookmarkEnd w:id="35"/>
    </w:p>
    <w:p w:rsidR="00415C5C" w:rsidRDefault="00415C5C" w:rsidP="00415C5C"/>
    <w:p w:rsidR="00E85E42" w:rsidRDefault="00E85E42" w:rsidP="00415C5C">
      <w:pPr>
        <w:ind w:left="1224"/>
      </w:pPr>
      <w:r>
        <w:t xml:space="preserve">This format definition file was originally envisioned as another type of </w:t>
      </w:r>
      <w:proofErr w:type="spellStart"/>
      <w:r>
        <w:t>flatfile</w:t>
      </w:r>
      <w:proofErr w:type="spellEnd"/>
      <w:r>
        <w:t xml:space="preserve"> which would have to be parsed “by hand” as it were, by the pr</w:t>
      </w:r>
      <w:r>
        <w:t>o</w:t>
      </w:r>
      <w:r>
        <w:t>grammer.  Upon reflection on the suite of tools available to C# for par</w:t>
      </w:r>
      <w:r>
        <w:t>s</w:t>
      </w:r>
      <w:r>
        <w:t xml:space="preserve">ing XML the format was repurposed into XML.  </w:t>
      </w:r>
    </w:p>
    <w:p w:rsidR="00E85E42" w:rsidRDefault="00E85E42" w:rsidP="00415C5C">
      <w:pPr>
        <w:ind w:left="1224"/>
      </w:pPr>
    </w:p>
    <w:p w:rsidR="00BE4CD4" w:rsidRDefault="00415C5C" w:rsidP="00E85E42">
      <w:pPr>
        <w:ind w:left="1224"/>
        <w:rPr>
          <w:rFonts w:ascii="Arial" w:hAnsi="Arial" w:cs="Arial"/>
        </w:rPr>
      </w:pPr>
      <w:r>
        <w:t xml:space="preserve">The actual </w:t>
      </w:r>
      <w:r w:rsidR="0028239F">
        <w:t>point in the program flow the</w:t>
      </w:r>
      <w:r>
        <w:t xml:space="preserve"> parsing for the Format Defin</w:t>
      </w:r>
      <w:r>
        <w:t>i</w:t>
      </w:r>
      <w:r>
        <w:t>tion file can be determine</w:t>
      </w:r>
      <w:r w:rsidR="0028239F">
        <w:t>d</w:t>
      </w:r>
      <w:r>
        <w:t xml:space="preserve"> by the developer; it should have no impact on the function or performance of the application.</w:t>
      </w:r>
      <w:r w:rsidR="0028239F">
        <w:t xml:space="preserve"> Obviously however, it must be processed before any work is done with the input file. </w:t>
      </w:r>
      <w:r>
        <w:t xml:space="preserve">  The format file could be parsed either as soon as a format file is specified by the user or at the onset of file processing.  </w:t>
      </w:r>
      <w:r w:rsidR="0028239F">
        <w:br/>
      </w:r>
    </w:p>
    <w:p w:rsidR="00BE4CD4" w:rsidRPr="00BE4CD4" w:rsidRDefault="00BE4CD4" w:rsidP="00BE4CD4">
      <w:pPr>
        <w:ind w:left="360"/>
      </w:pPr>
    </w:p>
    <w:p w:rsidR="000C712E" w:rsidRPr="0013197E" w:rsidRDefault="00E85E42" w:rsidP="000C712E">
      <w:pPr>
        <w:pStyle w:val="Heading2"/>
        <w:rPr>
          <w:rFonts w:ascii="Arial" w:hAnsi="Arial"/>
        </w:rPr>
      </w:pPr>
      <w:bookmarkStart w:id="36" w:name="_Toc317782872"/>
      <w:bookmarkEnd w:id="28"/>
      <w:r>
        <w:rPr>
          <w:rFonts w:ascii="Arial" w:hAnsi="Arial"/>
        </w:rPr>
        <w:t>In-Memory Table Representation</w:t>
      </w:r>
      <w:r w:rsidR="00F52861">
        <w:rPr>
          <w:rFonts w:ascii="Arial" w:hAnsi="Arial"/>
        </w:rPr>
        <w:t xml:space="preserve"> and Mapped Field Types</w:t>
      </w:r>
      <w:bookmarkEnd w:id="36"/>
    </w:p>
    <w:p w:rsidR="000C712E" w:rsidRDefault="001C0B63" w:rsidP="00721539">
      <w:pPr>
        <w:ind w:left="360"/>
        <w:rPr>
          <w:rFonts w:ascii="Arial" w:hAnsi="Arial" w:cs="Arial"/>
        </w:rPr>
      </w:pPr>
      <w:r>
        <w:rPr>
          <w:rFonts w:ascii="Arial" w:hAnsi="Arial" w:cs="Arial"/>
        </w:rPr>
        <w:t xml:space="preserve">Using the imported field definitions, the program now must build up an internal representation of the data it will be reading in from the </w:t>
      </w:r>
      <w:del w:id="37" w:author="jmericle" w:date="2012-02-24T07:31:00Z">
        <w:r w:rsidDel="00765DC4">
          <w:rPr>
            <w:rFonts w:ascii="Arial" w:hAnsi="Arial" w:cs="Arial"/>
          </w:rPr>
          <w:delText xml:space="preserve">inport </w:delText>
        </w:r>
      </w:del>
      <w:ins w:id="38" w:author="jmericle" w:date="2012-02-24T07:31:00Z">
        <w:r w:rsidR="00765DC4">
          <w:rPr>
            <w:rFonts w:ascii="Arial" w:hAnsi="Arial" w:cs="Arial"/>
          </w:rPr>
          <w:t xml:space="preserve">import </w:t>
        </w:r>
      </w:ins>
      <w:r>
        <w:rPr>
          <w:rFonts w:ascii="Arial" w:hAnsi="Arial" w:cs="Arial"/>
        </w:rPr>
        <w:t xml:space="preserve">file.  </w:t>
      </w:r>
      <w:r w:rsidR="00AF1050">
        <w:rPr>
          <w:rFonts w:ascii="Arial" w:hAnsi="Arial" w:cs="Arial"/>
        </w:rPr>
        <w:t xml:space="preserve">Here is some sample c# </w:t>
      </w:r>
      <w:proofErr w:type="spellStart"/>
      <w:r w:rsidR="00AF1050">
        <w:rPr>
          <w:rFonts w:ascii="Arial" w:hAnsi="Arial" w:cs="Arial"/>
        </w:rPr>
        <w:t>pseud</w:t>
      </w:r>
      <w:r w:rsidR="00AF1050">
        <w:rPr>
          <w:rFonts w:ascii="Arial" w:hAnsi="Arial" w:cs="Arial"/>
        </w:rPr>
        <w:t>o</w:t>
      </w:r>
      <w:r w:rsidR="00AF1050">
        <w:rPr>
          <w:rFonts w:ascii="Arial" w:hAnsi="Arial" w:cs="Arial"/>
        </w:rPr>
        <w:t>code</w:t>
      </w:r>
      <w:proofErr w:type="spellEnd"/>
      <w:r w:rsidR="00AF1050">
        <w:rPr>
          <w:rFonts w:ascii="Arial" w:hAnsi="Arial" w:cs="Arial"/>
        </w:rPr>
        <w:t xml:space="preserve"> for extracting the schema of an Access table</w:t>
      </w:r>
      <w:r w:rsidR="00F52861">
        <w:rPr>
          <w:rFonts w:ascii="Arial" w:hAnsi="Arial" w:cs="Arial"/>
        </w:rPr>
        <w:t xml:space="preserve">.  It extracts the schema information as a </w:t>
      </w:r>
      <w:proofErr w:type="gramStart"/>
      <w:r w:rsidR="00F52861">
        <w:rPr>
          <w:rFonts w:ascii="Arial" w:hAnsi="Arial" w:cs="Arial"/>
        </w:rPr>
        <w:t>table,</w:t>
      </w:r>
      <w:proofErr w:type="gramEnd"/>
      <w:r w:rsidR="00F52861">
        <w:rPr>
          <w:rFonts w:ascii="Arial" w:hAnsi="Arial" w:cs="Arial"/>
        </w:rPr>
        <w:t xml:space="preserve"> it does not actually create an in-memory version of the table.  This is primarily for e</w:t>
      </w:r>
      <w:r w:rsidR="00F52861">
        <w:rPr>
          <w:rFonts w:ascii="Arial" w:hAnsi="Arial" w:cs="Arial"/>
        </w:rPr>
        <w:t>x</w:t>
      </w:r>
      <w:r w:rsidR="00F52861">
        <w:rPr>
          <w:rFonts w:ascii="Arial" w:hAnsi="Arial" w:cs="Arial"/>
        </w:rPr>
        <w:t>tracting d</w:t>
      </w:r>
      <w:r w:rsidR="00F52861">
        <w:rPr>
          <w:rFonts w:ascii="Arial" w:hAnsi="Arial" w:cs="Arial"/>
        </w:rPr>
        <w:t>a</w:t>
      </w:r>
      <w:r w:rsidR="00F52861">
        <w:rPr>
          <w:rFonts w:ascii="Arial" w:hAnsi="Arial" w:cs="Arial"/>
        </w:rPr>
        <w:t>ta type information for mapped fields</w:t>
      </w:r>
      <w:r w:rsidR="00AF1050">
        <w:rPr>
          <w:rFonts w:ascii="Arial" w:hAnsi="Arial" w:cs="Arial"/>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 xml:space="preserve"> </w:t>
      </w:r>
      <w:proofErr w:type="spellStart"/>
      <w:r>
        <w:rPr>
          <w:rFonts w:ascii="Consolas" w:hAnsi="Consolas" w:cs="Consolas"/>
          <w:sz w:val="19"/>
          <w:szCs w:val="19"/>
        </w:rPr>
        <w:t>conn</w:t>
      </w:r>
      <w:proofErr w:type="spellEnd"/>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new</w:t>
      </w:r>
      <w:proofErr w:type="gramEnd"/>
      <w:r>
        <w:rPr>
          <w:rFonts w:ascii="Consolas" w:hAnsi="Consolas" w:cs="Consolas"/>
          <w:sz w:val="19"/>
          <w:szCs w:val="19"/>
        </w:rPr>
        <w:t xml:space="preserve"> </w:t>
      </w:r>
      <w:proofErr w:type="spellStart"/>
      <w:r>
        <w:rPr>
          <w:rFonts w:ascii="Consolas" w:hAnsi="Consolas" w:cs="Consolas"/>
          <w:color w:val="2B91AF"/>
          <w:sz w:val="19"/>
          <w:szCs w:val="19"/>
        </w:rPr>
        <w:t>OleDbConnection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color w:val="A31515"/>
          <w:sz w:val="19"/>
          <w:szCs w:val="19"/>
          <w:shd w:val="clear" w:color="auto" w:fill="EEECE1" w:themeFill="background2"/>
        </w:rPr>
        <w:t xml:space="preserve">                    </w:t>
      </w:r>
      <w:r w:rsidRPr="00F52861">
        <w:rPr>
          <w:rFonts w:ascii="Consolas" w:hAnsi="Consolas" w:cs="Consolas"/>
          <w:color w:val="A31515"/>
          <w:sz w:val="19"/>
          <w:szCs w:val="19"/>
          <w:shd w:val="clear" w:color="auto" w:fill="EEECE1" w:themeFill="background2"/>
        </w:rPr>
        <w:t>"Provider=Microsoft.ACE.OLEDB.12.0</w:t>
      </w:r>
      <w:proofErr w:type="gramStart"/>
      <w:r w:rsidRPr="00F52861">
        <w:rPr>
          <w:rFonts w:ascii="Consolas" w:hAnsi="Consolas" w:cs="Consolas"/>
          <w:color w:val="A31515"/>
          <w:sz w:val="19"/>
          <w:szCs w:val="19"/>
          <w:shd w:val="clear" w:color="auto" w:fill="EEECE1" w:themeFill="background2"/>
        </w:rPr>
        <w:t>;Data</w:t>
      </w:r>
      <w:proofErr w:type="gramEnd"/>
      <w:r w:rsidRPr="00F52861">
        <w:rPr>
          <w:rFonts w:ascii="Consolas" w:hAnsi="Consolas" w:cs="Consolas"/>
          <w:color w:val="A31515"/>
          <w:sz w:val="19"/>
          <w:szCs w:val="19"/>
          <w:shd w:val="clear" w:color="auto" w:fill="EEECE1" w:themeFill="background2"/>
        </w:rPr>
        <w:t xml:space="preserve"> Source="</w:t>
      </w:r>
      <w:r w:rsidRPr="00F52861">
        <w:rPr>
          <w:rFonts w:ascii="Consolas" w:hAnsi="Consolas" w:cs="Consolas"/>
          <w:sz w:val="19"/>
          <w:szCs w:val="19"/>
          <w:shd w:val="clear" w:color="auto" w:fill="EEECE1" w:themeFill="background2"/>
        </w:rPr>
        <w:t xml:space="preserve"> + </w:t>
      </w:r>
      <w:r>
        <w:rPr>
          <w:rFonts w:ascii="Consolas" w:hAnsi="Consolas" w:cs="Consolas"/>
          <w:sz w:val="19"/>
          <w:szCs w:val="19"/>
          <w:shd w:val="clear" w:color="auto" w:fill="EEECE1" w:themeFill="background2"/>
        </w:rPr>
        <w:t xml:space="preserve">                  _                   </w:t>
      </w:r>
      <w:r w:rsidRPr="00F52861">
        <w:rPr>
          <w:rFonts w:ascii="Consolas" w:hAnsi="Consolas" w:cs="Consolas"/>
          <w:sz w:val="19"/>
          <w:szCs w:val="19"/>
          <w:shd w:val="clear" w:color="auto" w:fill="EEECE1" w:themeFill="background2"/>
        </w:rPr>
        <w:t>IMPORT</w:t>
      </w:r>
      <w:r>
        <w:rPr>
          <w:rFonts w:ascii="Consolas" w:hAnsi="Consolas" w:cs="Consolas"/>
          <w:sz w:val="19"/>
          <w:szCs w:val="19"/>
        </w:rPr>
        <w:t xml:space="preserve">_FILE_PATH + </w:t>
      </w:r>
      <w:r>
        <w:rPr>
          <w:rFonts w:ascii="Consolas" w:hAnsi="Consolas" w:cs="Consolas"/>
          <w:color w:val="A31515"/>
          <w:sz w:val="19"/>
          <w:szCs w:val="19"/>
        </w:rPr>
        <w:t>";"</w:t>
      </w:r>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retrieving schema for a single table</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sz w:val="19"/>
          <w:szCs w:val="19"/>
        </w:rPr>
        <w:t xml:space="preserve"> </w:t>
      </w:r>
      <w:proofErr w:type="spellStart"/>
      <w:r>
        <w:rPr>
          <w:rFonts w:ascii="Consolas" w:hAnsi="Consolas" w:cs="Consolas"/>
          <w:sz w:val="19"/>
          <w:szCs w:val="19"/>
        </w:rPr>
        <w:t>cmd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OleDbCommand</w:t>
      </w:r>
      <w:proofErr w:type="spellEnd"/>
      <w:r>
        <w:rPr>
          <w:rFonts w:ascii="Consolas" w:hAnsi="Consolas" w:cs="Consolas"/>
          <w:sz w:val="19"/>
          <w:szCs w:val="19"/>
        </w:rPr>
        <w:t>(</w:t>
      </w:r>
      <w:proofErr w:type="gramEnd"/>
      <w:r>
        <w:rPr>
          <w:rFonts w:ascii="Consolas" w:hAnsi="Consolas" w:cs="Consolas"/>
          <w:sz w:val="19"/>
          <w:szCs w:val="19"/>
        </w:rPr>
        <w:t xml:space="preserve">TABLE_NAME, </w:t>
      </w:r>
      <w:proofErr w:type="spellStart"/>
      <w:r>
        <w:rPr>
          <w:rFonts w:ascii="Consolas" w:hAnsi="Consolas" w:cs="Consolas"/>
          <w:sz w:val="19"/>
          <w:szCs w:val="19"/>
        </w:rPr>
        <w:t>conn</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cmd.CommandType</w:t>
      </w:r>
      <w:proofErr w:type="spellEnd"/>
      <w:r>
        <w:rPr>
          <w:rFonts w:ascii="Consolas" w:hAnsi="Consolas" w:cs="Consolas"/>
          <w:sz w:val="19"/>
          <w:szCs w:val="19"/>
        </w:rPr>
        <w:t xml:space="preserve"> = </w:t>
      </w:r>
      <w:proofErr w:type="spellStart"/>
      <w:r>
        <w:rPr>
          <w:rFonts w:ascii="Consolas" w:hAnsi="Consolas" w:cs="Consolas"/>
          <w:color w:val="2B91AF"/>
          <w:sz w:val="19"/>
          <w:szCs w:val="19"/>
        </w:rPr>
        <w:t>CommandType</w:t>
      </w:r>
      <w:r>
        <w:rPr>
          <w:rFonts w:ascii="Consolas" w:hAnsi="Consolas" w:cs="Consolas"/>
          <w:sz w:val="19"/>
          <w:szCs w:val="19"/>
        </w:rPr>
        <w:t>.TableDirect</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conn.Open</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OleDbDataReader</w:t>
      </w:r>
      <w:proofErr w:type="spellEnd"/>
      <w:r>
        <w:rPr>
          <w:rFonts w:ascii="Consolas" w:hAnsi="Consolas" w:cs="Consolas"/>
          <w:sz w:val="19"/>
          <w:szCs w:val="19"/>
        </w:rPr>
        <w:t xml:space="preserve"> reader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cmd.ExecuteReader</w:t>
      </w:r>
      <w:proofErr w:type="spellEnd"/>
      <w:r>
        <w:rPr>
          <w:rFonts w:ascii="Consolas" w:hAnsi="Consolas" w:cs="Consolas"/>
          <w:sz w:val="19"/>
          <w:szCs w:val="19"/>
        </w:rPr>
        <w:t>(</w:t>
      </w:r>
      <w:proofErr w:type="spellStart"/>
      <w:proofErr w:type="gramEnd"/>
      <w:r>
        <w:rPr>
          <w:rFonts w:ascii="Consolas" w:hAnsi="Consolas" w:cs="Consolas"/>
          <w:color w:val="2B91AF"/>
          <w:sz w:val="19"/>
          <w:szCs w:val="19"/>
        </w:rPr>
        <w:t>CommandBehavior</w:t>
      </w:r>
      <w:r>
        <w:rPr>
          <w:rFonts w:ascii="Consolas" w:hAnsi="Consolas" w:cs="Consolas"/>
          <w:sz w:val="19"/>
          <w:szCs w:val="19"/>
        </w:rPr>
        <w:t>.SchemaOnly</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sz w:val="19"/>
          <w:szCs w:val="19"/>
        </w:rPr>
        <w:t xml:space="preserve"> </w:t>
      </w:r>
      <w:proofErr w:type="spellStart"/>
      <w:r>
        <w:rPr>
          <w:rFonts w:ascii="Consolas" w:hAnsi="Consolas" w:cs="Consolas"/>
          <w:sz w:val="19"/>
          <w:szCs w:val="19"/>
        </w:rPr>
        <w:t>schemaTable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reader.GetSchemaTable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reader.Close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conn.Close</w:t>
      </w:r>
      <w:proofErr w:type="spellEnd"/>
      <w:r>
        <w:rPr>
          <w:rFonts w:ascii="Consolas" w:hAnsi="Consolas" w:cs="Consolas"/>
          <w:sz w:val="19"/>
          <w:szCs w:val="19"/>
        </w:rPr>
        <w:t>(</w:t>
      </w:r>
      <w:proofErr w:type="gram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sz w:val="19"/>
          <w:szCs w:val="19"/>
        </w:rPr>
        <w:t xml:space="preserve"> r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schemaTable.Rows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sz w:val="19"/>
          <w:szCs w:val="19"/>
        </w:rPr>
        <w:t xml:space="preserve"> (</w:t>
      </w:r>
      <w:proofErr w:type="spellStart"/>
      <w:r>
        <w:rPr>
          <w:rFonts w:ascii="Consolas" w:hAnsi="Consolas" w:cs="Consolas"/>
          <w:color w:val="2B91AF"/>
          <w:sz w:val="19"/>
          <w:szCs w:val="19"/>
        </w:rPr>
        <w:t>DataColumn</w:t>
      </w:r>
      <w:proofErr w:type="spellEnd"/>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sz w:val="19"/>
          <w:szCs w:val="19"/>
        </w:rPr>
        <w:t>schemaTable.Columns</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c.ColumnName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c.ColumnSize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c.DataType</w:t>
      </w:r>
      <w:proofErr w:type="spellEnd"/>
      <w:r>
        <w:rPr>
          <w:rFonts w:ascii="Consolas" w:hAnsi="Consolas" w:cs="Consolas"/>
          <w:sz w:val="19"/>
          <w:szCs w:val="19"/>
        </w:rPr>
        <w:t>;</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Default="00F52861" w:rsidP="00F52861">
      <w:pPr>
        <w:shd w:val="clear" w:color="auto" w:fill="EEECE1" w:themeFill="background2"/>
        <w:autoSpaceDE w:val="0"/>
        <w:autoSpaceDN w:val="0"/>
        <w:adjustRightInd w:val="0"/>
        <w:rPr>
          <w:rFonts w:ascii="Consolas" w:hAnsi="Consolas" w:cs="Consolas"/>
          <w:sz w:val="19"/>
          <w:szCs w:val="19"/>
        </w:rPr>
      </w:pPr>
      <w:r>
        <w:rPr>
          <w:rFonts w:ascii="Consolas" w:hAnsi="Consolas" w:cs="Consolas"/>
          <w:sz w:val="19"/>
          <w:szCs w:val="19"/>
        </w:rPr>
        <w:t xml:space="preserve">            }</w:t>
      </w:r>
    </w:p>
    <w:p w:rsidR="00F52861" w:rsidRPr="00F52861" w:rsidRDefault="00AF1050" w:rsidP="003F5ECB">
      <w:pPr>
        <w:ind w:left="360"/>
        <w:rPr>
          <w:rFonts w:ascii="Arial" w:hAnsi="Arial" w:cs="Arial"/>
        </w:rPr>
      </w:pPr>
      <w:r>
        <w:rPr>
          <w:rFonts w:ascii="Arial" w:hAnsi="Arial" w:cs="Arial"/>
        </w:rPr>
        <w:t>Important columns</w:t>
      </w:r>
      <w:r w:rsidR="00F52861">
        <w:rPr>
          <w:rFonts w:ascii="Arial" w:hAnsi="Arial" w:cs="Arial"/>
        </w:rPr>
        <w:t xml:space="preserve"> </w:t>
      </w:r>
      <w:r w:rsidR="003F5ECB">
        <w:rPr>
          <w:rFonts w:ascii="Arial" w:hAnsi="Arial" w:cs="Arial"/>
        </w:rPr>
        <w:t xml:space="preserve">are noted </w:t>
      </w:r>
      <w:proofErr w:type="gramStart"/>
      <w:r w:rsidR="003F5ECB">
        <w:rPr>
          <w:rFonts w:ascii="Arial" w:hAnsi="Arial" w:cs="Arial"/>
        </w:rPr>
        <w:t>In</w:t>
      </w:r>
      <w:proofErr w:type="gramEnd"/>
      <w:r w:rsidR="003F5ECB">
        <w:rPr>
          <w:rFonts w:ascii="Arial" w:hAnsi="Arial" w:cs="Arial"/>
        </w:rPr>
        <w:t xml:space="preserve"> the nested loops. </w:t>
      </w:r>
    </w:p>
    <w:p w:rsidR="00006663" w:rsidRPr="00006663" w:rsidRDefault="00721539" w:rsidP="00721539">
      <w:r>
        <w:rPr>
          <w:rFonts w:ascii="Arial" w:hAnsi="Arial" w:cs="Arial"/>
        </w:rPr>
        <w:tab/>
      </w:r>
    </w:p>
    <w:p w:rsidR="002426FF" w:rsidRDefault="002426FF" w:rsidP="002426FF">
      <w:pPr>
        <w:pStyle w:val="Heading2"/>
      </w:pPr>
      <w:bookmarkStart w:id="39" w:name="_Toc227476627"/>
      <w:bookmarkStart w:id="40" w:name="_Toc227476663"/>
      <w:bookmarkStart w:id="41" w:name="_Toc227476664"/>
      <w:bookmarkStart w:id="42" w:name="_Toc317782873"/>
      <w:bookmarkEnd w:id="39"/>
      <w:bookmarkEnd w:id="40"/>
      <w:bookmarkEnd w:id="41"/>
      <w:r>
        <w:t>Flat File Processing</w:t>
      </w:r>
      <w:bookmarkEnd w:id="42"/>
    </w:p>
    <w:p w:rsidR="002426FF" w:rsidRDefault="002426FF" w:rsidP="002426FF"/>
    <w:p w:rsidR="002426FF" w:rsidRDefault="002426FF" w:rsidP="002426FF">
      <w:pPr>
        <w:ind w:left="720"/>
      </w:pPr>
      <w:r>
        <w:t>Once the format definition file and the in-memory tables have been processed and created, the next step of the process is the actual processing of the i</w:t>
      </w:r>
      <w:r>
        <w:t>m</w:t>
      </w:r>
      <w:r>
        <w:t>port data file.  A rough outline of how this process should proceed:</w:t>
      </w:r>
    </w:p>
    <w:p w:rsidR="002426FF" w:rsidRDefault="002426FF" w:rsidP="002426FF">
      <w:pPr>
        <w:ind w:left="720"/>
      </w:pP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Open the data file</w:t>
      </w:r>
    </w:p>
    <w:p w:rsidR="00012598"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 xml:space="preserve">If the </w:t>
      </w:r>
      <w:proofErr w:type="spellStart"/>
      <w:r w:rsidRPr="00672540">
        <w:rPr>
          <w:rFonts w:ascii="Consolas" w:hAnsi="Consolas" w:cs="Consolas"/>
          <w:sz w:val="19"/>
          <w:szCs w:val="19"/>
        </w:rPr>
        <w:t>SkipLines</w:t>
      </w:r>
      <w:proofErr w:type="spellEnd"/>
      <w:r w:rsidRPr="00672540">
        <w:rPr>
          <w:rFonts w:ascii="Consolas" w:hAnsi="Consolas" w:cs="Consolas"/>
          <w:sz w:val="19"/>
          <w:szCs w:val="19"/>
        </w:rPr>
        <w:t xml:space="preserve"> element was present in the format definition, read and discard the number of lines it specified.</w:t>
      </w:r>
      <w:r w:rsidR="00012598">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Begin a line counter at 0</w:t>
      </w:r>
    </w:p>
    <w:p w:rsidR="00672540" w:rsidRPr="00672540" w:rsidRDefault="00672540" w:rsidP="00672540">
      <w:pPr>
        <w:shd w:val="clear" w:color="auto" w:fill="EEECE1" w:themeFill="background2"/>
        <w:autoSpaceDE w:val="0"/>
        <w:autoSpaceDN w:val="0"/>
        <w:adjustRightInd w:val="0"/>
        <w:rPr>
          <w:rFonts w:ascii="Consolas" w:hAnsi="Consolas" w:cs="Consolas"/>
          <w:sz w:val="19"/>
          <w:szCs w:val="19"/>
        </w:rPr>
      </w:pPr>
      <w:r w:rsidRPr="00672540">
        <w:rPr>
          <w:rFonts w:ascii="Consolas" w:hAnsi="Consolas" w:cs="Consolas"/>
          <w:sz w:val="19"/>
          <w:szCs w:val="19"/>
        </w:rPr>
        <w:t>While there are lines remaining in the file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Read an entire line from the data file</w:t>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 xml:space="preserve">If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element was present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 xml:space="preserve">Check the first </w:t>
      </w:r>
      <w:r w:rsidRPr="00672540">
        <w:rPr>
          <w:rFonts w:ascii="Consolas" w:hAnsi="Consolas" w:cs="Consolas"/>
          <w:i/>
          <w:sz w:val="19"/>
          <w:szCs w:val="19"/>
        </w:rPr>
        <w:t>n</w:t>
      </w:r>
      <w:r w:rsidRPr="00672540">
        <w:rPr>
          <w:rFonts w:ascii="Consolas" w:hAnsi="Consolas" w:cs="Consolas"/>
          <w:sz w:val="19"/>
          <w:szCs w:val="19"/>
        </w:rPr>
        <w:t xml:space="preserve"> characters of the line against the </w:t>
      </w:r>
      <w:proofErr w:type="spellStart"/>
      <w:r w:rsidRPr="00672540">
        <w:rPr>
          <w:rFonts w:ascii="Consolas" w:hAnsi="Consolas" w:cs="Consolas"/>
          <w:i/>
          <w:sz w:val="19"/>
          <w:szCs w:val="19"/>
        </w:rPr>
        <w:t>CommentIndicator</w:t>
      </w:r>
      <w:proofErr w:type="spellEnd"/>
      <w:r w:rsidRPr="00672540">
        <w:rPr>
          <w:rFonts w:ascii="Consolas" w:hAnsi="Consolas" w:cs="Consolas"/>
          <w:sz w:val="19"/>
          <w:szCs w:val="19"/>
        </w:rPr>
        <w:t xml:space="preserve"> where </w:t>
      </w:r>
      <w:r w:rsidRPr="00672540">
        <w:rPr>
          <w:rFonts w:ascii="Consolas" w:hAnsi="Consolas" w:cs="Consolas"/>
          <w:i/>
          <w:sz w:val="19"/>
          <w:szCs w:val="19"/>
        </w:rPr>
        <w:t>n</w:t>
      </w:r>
      <w:r w:rsidRPr="00672540">
        <w:rPr>
          <w:rFonts w:ascii="Consolas" w:hAnsi="Consolas" w:cs="Consolas"/>
          <w:sz w:val="19"/>
          <w:szCs w:val="19"/>
        </w:rPr>
        <w:t xml:space="preserve"> is the length of the indicator</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If they match, skip this line, otherwise continue.</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Increment the line counter by 1</w:t>
      </w:r>
    </w:p>
    <w:p w:rsidR="00672540" w:rsidRPr="00672540" w:rsidRDefault="00672540" w:rsidP="00672540">
      <w:pPr>
        <w:shd w:val="clear" w:color="auto" w:fill="EEECE1" w:themeFill="background2"/>
        <w:autoSpaceDE w:val="0"/>
        <w:autoSpaceDN w:val="0"/>
        <w:adjustRightInd w:val="0"/>
        <w:ind w:left="360"/>
        <w:rPr>
          <w:rFonts w:ascii="Consolas" w:hAnsi="Consolas" w:cs="Consolas"/>
          <w:sz w:val="19"/>
          <w:szCs w:val="19"/>
        </w:rPr>
      </w:pPr>
      <w:r w:rsidRPr="00672540">
        <w:rPr>
          <w:rFonts w:ascii="Consolas" w:hAnsi="Consolas" w:cs="Consolas"/>
          <w:sz w:val="19"/>
          <w:szCs w:val="19"/>
        </w:rPr>
        <w:t>For each table implicated in the format definition</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Create a new data row for that table.</w:t>
      </w:r>
    </w:p>
    <w:p w:rsidR="00672540" w:rsidRPr="00672540" w:rsidRDefault="00012598" w:rsidP="00672540">
      <w:pPr>
        <w:shd w:val="clear" w:color="auto" w:fill="EEECE1" w:themeFill="background2"/>
        <w:autoSpaceDE w:val="0"/>
        <w:autoSpaceDN w:val="0"/>
        <w:adjustRightInd w:val="0"/>
        <w:ind w:left="720"/>
        <w:rPr>
          <w:rFonts w:ascii="Consolas" w:hAnsi="Consolas" w:cs="Consolas"/>
          <w:sz w:val="19"/>
          <w:szCs w:val="19"/>
        </w:rPr>
      </w:pPr>
      <w:r>
        <w:rPr>
          <w:rFonts w:ascii="Consolas" w:hAnsi="Consolas" w:cs="Consolas"/>
          <w:sz w:val="19"/>
          <w:szCs w:val="19"/>
        </w:rPr>
        <w:t>If defined, se</w:t>
      </w:r>
      <w:r w:rsidR="00672540" w:rsidRPr="00672540">
        <w:rPr>
          <w:rFonts w:ascii="Consolas" w:hAnsi="Consolas" w:cs="Consolas"/>
          <w:sz w:val="19"/>
          <w:szCs w:val="19"/>
        </w:rPr>
        <w:t xml:space="preserve">t the </w:t>
      </w:r>
      <w:r w:rsidR="00672540" w:rsidRPr="00672540">
        <w:rPr>
          <w:rFonts w:ascii="Consolas" w:hAnsi="Consolas" w:cs="Consolas"/>
          <w:i/>
          <w:sz w:val="19"/>
          <w:szCs w:val="19"/>
        </w:rPr>
        <w:t>PK</w:t>
      </w:r>
      <w:r w:rsidR="00672540" w:rsidRPr="00672540">
        <w:rPr>
          <w:rFonts w:ascii="Consolas" w:hAnsi="Consolas" w:cs="Consolas"/>
          <w:sz w:val="19"/>
          <w:szCs w:val="19"/>
        </w:rPr>
        <w:t xml:space="preserve"> field for the table to the counter value</w:t>
      </w:r>
    </w:p>
    <w:p w:rsidR="00672540" w:rsidRPr="00672540" w:rsidRDefault="00672540" w:rsidP="00672540">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For each field defined in the format definition for the table</w:t>
      </w:r>
    </w:p>
    <w:p w:rsid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Extract the portion of</w:t>
      </w:r>
      <w:r>
        <w:rPr>
          <w:rFonts w:ascii="Consolas" w:hAnsi="Consolas" w:cs="Consolas"/>
          <w:sz w:val="19"/>
          <w:szCs w:val="19"/>
        </w:rPr>
        <w:t xml:space="preserve"> the line as determined by its </w:t>
      </w:r>
      <w:r w:rsidRPr="00672540">
        <w:rPr>
          <w:rFonts w:ascii="Consolas" w:hAnsi="Consolas" w:cs="Consolas"/>
          <w:i/>
          <w:sz w:val="19"/>
          <w:szCs w:val="19"/>
        </w:rPr>
        <w:t>Start</w:t>
      </w:r>
      <w:r w:rsidRPr="00672540">
        <w:rPr>
          <w:rFonts w:ascii="Consolas" w:hAnsi="Consolas" w:cs="Consolas"/>
          <w:sz w:val="19"/>
          <w:szCs w:val="19"/>
        </w:rPr>
        <w:t xml:space="preserve"> an</w:t>
      </w:r>
      <w:r>
        <w:rPr>
          <w:rFonts w:ascii="Consolas" w:hAnsi="Consolas" w:cs="Consolas"/>
          <w:sz w:val="19"/>
          <w:szCs w:val="19"/>
        </w:rPr>
        <w:t xml:space="preserve">d </w:t>
      </w:r>
      <w:r w:rsidRPr="00672540">
        <w:rPr>
          <w:rFonts w:ascii="Consolas" w:hAnsi="Consolas" w:cs="Consolas"/>
          <w:i/>
          <w:sz w:val="19"/>
          <w:szCs w:val="19"/>
        </w:rPr>
        <w:t>Length</w:t>
      </w:r>
      <w:r w:rsidRPr="00672540">
        <w:rPr>
          <w:rFonts w:ascii="Consolas" w:hAnsi="Consolas" w:cs="Consolas"/>
          <w:sz w:val="19"/>
          <w:szCs w:val="19"/>
        </w:rPr>
        <w:t xml:space="preserve"> values</w:t>
      </w:r>
    </w:p>
    <w:p w:rsidR="00387442" w:rsidRDefault="00387442" w:rsidP="00672540">
      <w:pPr>
        <w:shd w:val="clear" w:color="auto" w:fill="EEECE1" w:themeFill="background2"/>
        <w:autoSpaceDE w:val="0"/>
        <w:autoSpaceDN w:val="0"/>
        <w:adjustRightInd w:val="0"/>
        <w:ind w:left="1080"/>
        <w:rPr>
          <w:rFonts w:ascii="Consolas" w:hAnsi="Consolas" w:cs="Consolas"/>
          <w:sz w:val="19"/>
          <w:szCs w:val="19"/>
        </w:rPr>
      </w:pPr>
      <w:r>
        <w:rPr>
          <w:rFonts w:ascii="Consolas" w:hAnsi="Consolas" w:cs="Consolas"/>
          <w:sz w:val="19"/>
          <w:szCs w:val="19"/>
        </w:rPr>
        <w:t>If the field has a mapping defined</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Compare extracted field</w:t>
      </w:r>
      <w:r w:rsidR="00D574D6">
        <w:rPr>
          <w:rFonts w:ascii="Consolas" w:hAnsi="Consolas" w:cs="Consolas"/>
          <w:sz w:val="19"/>
          <w:szCs w:val="19"/>
        </w:rPr>
        <w:t xml:space="preserve"> string</w:t>
      </w:r>
      <w:r>
        <w:rPr>
          <w:rFonts w:ascii="Consolas" w:hAnsi="Consolas" w:cs="Consolas"/>
          <w:sz w:val="19"/>
          <w:szCs w:val="19"/>
        </w:rPr>
        <w:t xml:space="preserve"> against specified </w:t>
      </w:r>
      <w:proofErr w:type="gramStart"/>
      <w:r>
        <w:rPr>
          <w:rFonts w:ascii="Consolas" w:hAnsi="Consolas" w:cs="Consolas"/>
          <w:sz w:val="19"/>
          <w:szCs w:val="19"/>
        </w:rPr>
        <w:t>From</w:t>
      </w:r>
      <w:proofErr w:type="gramEnd"/>
      <w:r>
        <w:rPr>
          <w:rFonts w:ascii="Consolas" w:hAnsi="Consolas" w:cs="Consolas"/>
          <w:sz w:val="19"/>
          <w:szCs w:val="19"/>
        </w:rPr>
        <w:t xml:space="preserve"> mappings</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is found</w:t>
      </w:r>
    </w:p>
    <w:p w:rsidR="00387442"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 xml:space="preserve">Replace the extracted value with the </w:t>
      </w:r>
      <w:proofErr w:type="spellStart"/>
      <w:proofErr w:type="gramStart"/>
      <w:r>
        <w:rPr>
          <w:rFonts w:ascii="Consolas" w:hAnsi="Consolas" w:cs="Consolas"/>
          <w:sz w:val="19"/>
          <w:szCs w:val="19"/>
        </w:rPr>
        <w:t>To</w:t>
      </w:r>
      <w:proofErr w:type="spellEnd"/>
      <w:proofErr w:type="gramEnd"/>
      <w:r>
        <w:rPr>
          <w:rFonts w:ascii="Consolas" w:hAnsi="Consolas" w:cs="Consolas"/>
          <w:sz w:val="19"/>
          <w:szCs w:val="19"/>
        </w:rPr>
        <w:t xml:space="preserve"> mapping</w:t>
      </w:r>
    </w:p>
    <w:p w:rsidR="00387442" w:rsidRDefault="00387442" w:rsidP="00387442">
      <w:pPr>
        <w:shd w:val="clear" w:color="auto" w:fill="EEECE1" w:themeFill="background2"/>
        <w:autoSpaceDE w:val="0"/>
        <w:autoSpaceDN w:val="0"/>
        <w:adjustRightInd w:val="0"/>
        <w:ind w:left="1440"/>
        <w:rPr>
          <w:rFonts w:ascii="Consolas" w:hAnsi="Consolas" w:cs="Consolas"/>
          <w:sz w:val="19"/>
          <w:szCs w:val="19"/>
        </w:rPr>
      </w:pPr>
      <w:r>
        <w:rPr>
          <w:rFonts w:ascii="Consolas" w:hAnsi="Consolas" w:cs="Consolas"/>
          <w:sz w:val="19"/>
          <w:szCs w:val="19"/>
        </w:rPr>
        <w:t>If a mapping was not found</w:t>
      </w:r>
    </w:p>
    <w:p w:rsidR="00387442" w:rsidRPr="00672540" w:rsidRDefault="00387442" w:rsidP="00387442">
      <w:pPr>
        <w:shd w:val="clear" w:color="auto" w:fill="EEECE1" w:themeFill="background2"/>
        <w:autoSpaceDE w:val="0"/>
        <w:autoSpaceDN w:val="0"/>
        <w:adjustRightInd w:val="0"/>
        <w:ind w:left="1800"/>
        <w:rPr>
          <w:rFonts w:ascii="Consolas" w:hAnsi="Consolas" w:cs="Consolas"/>
          <w:sz w:val="19"/>
          <w:szCs w:val="19"/>
        </w:rPr>
      </w:pPr>
      <w:r>
        <w:rPr>
          <w:rFonts w:ascii="Consolas" w:hAnsi="Consolas" w:cs="Consolas"/>
          <w:sz w:val="19"/>
          <w:szCs w:val="19"/>
        </w:rPr>
        <w:t>Replace the extracted value with the Default</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 xml:space="preserve">Try to parse the extracted string as the target </w:t>
      </w:r>
      <w:proofErr w:type="spellStart"/>
      <w:r w:rsidRPr="00672540">
        <w:rPr>
          <w:rFonts w:ascii="Consolas" w:hAnsi="Consolas" w:cs="Consolas"/>
          <w:sz w:val="19"/>
          <w:szCs w:val="19"/>
        </w:rPr>
        <w:t>datatype</w:t>
      </w:r>
      <w:proofErr w:type="spellEnd"/>
      <w:r w:rsidR="004C6E7C">
        <w:rPr>
          <w:rFonts w:ascii="Consolas" w:hAnsi="Consolas" w:cs="Consolas"/>
          <w:sz w:val="19"/>
          <w:szCs w:val="19"/>
        </w:rPr>
        <w:t xml:space="preserve"> (including field length)</w:t>
      </w:r>
      <w:r w:rsidRPr="00672540">
        <w:rPr>
          <w:rFonts w:ascii="Consolas" w:hAnsi="Consolas" w:cs="Consolas"/>
          <w:sz w:val="19"/>
          <w:szCs w:val="19"/>
        </w:rPr>
        <w:t xml:space="preserve"> of the Access file</w:t>
      </w:r>
      <w:r w:rsidRPr="00672540">
        <w:rPr>
          <w:rFonts w:ascii="Consolas" w:hAnsi="Consolas" w:cs="Consolas"/>
          <w:sz w:val="19"/>
          <w:szCs w:val="19"/>
        </w:rPr>
        <w:tab/>
      </w:r>
      <w:r w:rsidRPr="00672540">
        <w:rPr>
          <w:rFonts w:ascii="Consolas" w:hAnsi="Consolas" w:cs="Consolas"/>
          <w:sz w:val="19"/>
          <w:szCs w:val="19"/>
        </w:rPr>
        <w:tab/>
      </w:r>
      <w:r w:rsidRPr="00672540">
        <w:rPr>
          <w:rFonts w:ascii="Consolas" w:hAnsi="Consolas" w:cs="Consolas"/>
          <w:sz w:val="19"/>
          <w:szCs w:val="19"/>
        </w:rPr>
        <w:tab/>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lastRenderedPageBreak/>
        <w:t>If it succeeds load the data into the row</w:t>
      </w:r>
    </w:p>
    <w:p w:rsidR="00672540" w:rsidRPr="00672540" w:rsidRDefault="00672540" w:rsidP="00672540">
      <w:pPr>
        <w:shd w:val="clear" w:color="auto" w:fill="EEECE1" w:themeFill="background2"/>
        <w:autoSpaceDE w:val="0"/>
        <w:autoSpaceDN w:val="0"/>
        <w:adjustRightInd w:val="0"/>
        <w:ind w:left="1080"/>
        <w:rPr>
          <w:rFonts w:ascii="Consolas" w:hAnsi="Consolas" w:cs="Consolas"/>
          <w:sz w:val="19"/>
          <w:szCs w:val="19"/>
        </w:rPr>
      </w:pPr>
      <w:r w:rsidRPr="00672540">
        <w:rPr>
          <w:rFonts w:ascii="Consolas" w:hAnsi="Consolas" w:cs="Consolas"/>
          <w:sz w:val="19"/>
          <w:szCs w:val="19"/>
        </w:rPr>
        <w:t>If parsing fails</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the "Halt Processing" option is 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Display a useful error message in the log window and stop processing the file.</w:t>
      </w:r>
    </w:p>
    <w:p w:rsidR="00672540" w:rsidRPr="00672540" w:rsidRDefault="00672540" w:rsidP="00672540">
      <w:pPr>
        <w:shd w:val="clear" w:color="auto" w:fill="EEECE1" w:themeFill="background2"/>
        <w:autoSpaceDE w:val="0"/>
        <w:autoSpaceDN w:val="0"/>
        <w:adjustRightInd w:val="0"/>
        <w:ind w:left="1440"/>
        <w:rPr>
          <w:rFonts w:ascii="Consolas" w:hAnsi="Consolas" w:cs="Consolas"/>
          <w:sz w:val="19"/>
          <w:szCs w:val="19"/>
        </w:rPr>
      </w:pPr>
      <w:r w:rsidRPr="00672540">
        <w:rPr>
          <w:rFonts w:ascii="Consolas" w:hAnsi="Consolas" w:cs="Consolas"/>
          <w:sz w:val="19"/>
          <w:szCs w:val="19"/>
        </w:rPr>
        <w:t>If "Halt Processing" is unchecked</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Note in the log window that a field did not parse correctly.</w:t>
      </w:r>
    </w:p>
    <w:p w:rsidR="00672540" w:rsidRPr="00672540" w:rsidRDefault="00672540" w:rsidP="00672540">
      <w:pPr>
        <w:shd w:val="clear" w:color="auto" w:fill="EEECE1" w:themeFill="background2"/>
        <w:autoSpaceDE w:val="0"/>
        <w:autoSpaceDN w:val="0"/>
        <w:adjustRightInd w:val="0"/>
        <w:ind w:left="1800"/>
        <w:rPr>
          <w:rFonts w:ascii="Consolas" w:hAnsi="Consolas" w:cs="Consolas"/>
          <w:sz w:val="19"/>
          <w:szCs w:val="19"/>
        </w:rPr>
      </w:pPr>
      <w:r w:rsidRPr="00672540">
        <w:rPr>
          <w:rFonts w:ascii="Consolas" w:hAnsi="Consolas" w:cs="Consolas"/>
          <w:sz w:val="19"/>
          <w:szCs w:val="19"/>
        </w:rPr>
        <w:t>Load NULL into the row for that field</w:t>
      </w:r>
    </w:p>
    <w:p w:rsidR="00012598" w:rsidRPr="00672540" w:rsidRDefault="00672540" w:rsidP="00012598">
      <w:pPr>
        <w:shd w:val="clear" w:color="auto" w:fill="EEECE1" w:themeFill="background2"/>
        <w:autoSpaceDE w:val="0"/>
        <w:autoSpaceDN w:val="0"/>
        <w:adjustRightInd w:val="0"/>
        <w:ind w:left="720"/>
        <w:rPr>
          <w:rFonts w:ascii="Consolas" w:hAnsi="Consolas" w:cs="Consolas"/>
          <w:sz w:val="19"/>
          <w:szCs w:val="19"/>
        </w:rPr>
      </w:pPr>
      <w:r w:rsidRPr="00672540">
        <w:rPr>
          <w:rFonts w:ascii="Consolas" w:hAnsi="Consolas" w:cs="Consolas"/>
          <w:sz w:val="19"/>
          <w:szCs w:val="19"/>
        </w:rPr>
        <w:t>Add the row to the in-memory table</w:t>
      </w:r>
      <w:r w:rsidR="00012598">
        <w:rPr>
          <w:rFonts w:ascii="Consolas" w:hAnsi="Consolas" w:cs="Consolas"/>
          <w:sz w:val="19"/>
          <w:szCs w:val="19"/>
        </w:rPr>
        <w:t xml:space="preserve"> </w:t>
      </w:r>
    </w:p>
    <w:p w:rsidR="0036189B" w:rsidRPr="0036189B" w:rsidRDefault="00672540" w:rsidP="00672540">
      <w:pPr>
        <w:shd w:val="clear" w:color="auto" w:fill="EEECE1" w:themeFill="background2"/>
        <w:autoSpaceDE w:val="0"/>
        <w:autoSpaceDN w:val="0"/>
        <w:adjustRightInd w:val="0"/>
      </w:pPr>
      <w:r w:rsidRPr="00672540">
        <w:rPr>
          <w:rFonts w:ascii="Consolas" w:hAnsi="Consolas" w:cs="Consolas"/>
          <w:sz w:val="19"/>
          <w:szCs w:val="19"/>
        </w:rPr>
        <w:t>Note in the log window the number of lines processed</w:t>
      </w:r>
      <w:r w:rsidR="0036189B">
        <w:tab/>
      </w:r>
      <w:r w:rsidR="0036189B">
        <w:tab/>
      </w:r>
    </w:p>
    <w:p w:rsidR="002426FF" w:rsidRDefault="002426FF" w:rsidP="002426FF">
      <w:pPr>
        <w:ind w:left="720"/>
      </w:pPr>
    </w:p>
    <w:p w:rsidR="00012598" w:rsidRDefault="00012598" w:rsidP="002426FF">
      <w:pPr>
        <w:ind w:left="720"/>
      </w:pPr>
      <w:r>
        <w:t xml:space="preserve">It is currently unknown </w:t>
      </w:r>
      <w:r w:rsidR="004C6E7C">
        <w:t>how large the potential files clients may be running through the program.  In order to give the user some control over an out-of-control load, especially in the case where Halt Processing is unchecked and a large number of data conversion errors are taking place, the ‘Execute’ button on the interface should change into a ‘Stop Processing’-type button.</w:t>
      </w:r>
      <w:r w:rsidR="000E38FD">
        <w:t xml:space="preserve">  Enabling this in the application will require some </w:t>
      </w:r>
      <w:proofErr w:type="spellStart"/>
      <w:r w:rsidR="000E38FD">
        <w:t>asynchronus</w:t>
      </w:r>
      <w:proofErr w:type="spellEnd"/>
      <w:r w:rsidR="000E38FD">
        <w:t xml:space="preserve"> input processing as these types of single-minded processed tend to prevent the program’s inte</w:t>
      </w:r>
      <w:r w:rsidR="000E38FD">
        <w:t>r</w:t>
      </w:r>
      <w:r w:rsidR="000E38FD">
        <w:t xml:space="preserve">face from responding while they run. Perhaps this process can be run via the </w:t>
      </w:r>
      <w:proofErr w:type="spellStart"/>
      <w:r w:rsidR="000E38FD">
        <w:t>BackgroundWorker</w:t>
      </w:r>
      <w:proofErr w:type="spellEnd"/>
      <w:r w:rsidR="000E38FD">
        <w:t xml:space="preserve"> class </w:t>
      </w:r>
      <w:hyperlink r:id="rId10" w:history="1">
        <w:r w:rsidR="000E38FD" w:rsidRPr="002B10A6">
          <w:rPr>
            <w:rStyle w:val="Hyperlink"/>
            <w:sz w:val="20"/>
          </w:rPr>
          <w:t>http://msdn.microsoft.com/en-us/library/system.componentmodel.backgroundworker.aspx</w:t>
        </w:r>
      </w:hyperlink>
    </w:p>
    <w:p w:rsidR="000E38FD" w:rsidRPr="002426FF" w:rsidRDefault="000E38FD" w:rsidP="002426FF">
      <w:pPr>
        <w:ind w:left="720"/>
      </w:pPr>
    </w:p>
    <w:p w:rsidR="00012598" w:rsidRDefault="00012598" w:rsidP="00012598">
      <w:pPr>
        <w:pStyle w:val="Heading2"/>
      </w:pPr>
      <w:bookmarkStart w:id="43" w:name="_Toc317782874"/>
      <w:r>
        <w:t>Access File Load</w:t>
      </w:r>
      <w:bookmarkEnd w:id="43"/>
    </w:p>
    <w:p w:rsidR="00012598" w:rsidRDefault="00012598" w:rsidP="00012598">
      <w:pPr>
        <w:rPr>
          <w:ins w:id="44" w:author="jmericle" w:date="2012-02-24T07:38:00Z"/>
        </w:rPr>
      </w:pPr>
      <w:r>
        <w:t xml:space="preserve">Once the data has been successfully extracted from the file, the </w:t>
      </w:r>
      <w:proofErr w:type="gramStart"/>
      <w:r>
        <w:t>contents of the in-memory tables is</w:t>
      </w:r>
      <w:proofErr w:type="gramEnd"/>
      <w:r>
        <w:t xml:space="preserve"> loaded into the Access file.  Since the in-memory tables are based entirely on the Access file itself, there should be relatively few problems at this stage.  In the case that problems do occur (most likely as </w:t>
      </w:r>
      <w:proofErr w:type="gramStart"/>
      <w:r>
        <w:t>a result of the target access file being open</w:t>
      </w:r>
      <w:proofErr w:type="gramEnd"/>
      <w:r>
        <w:t xml:space="preserve"> somewhere) this portion of the program should be robustly coded so that all the processed data is not lost in case of error.  When an error o</w:t>
      </w:r>
      <w:r>
        <w:t>c</w:t>
      </w:r>
      <w:r>
        <w:t>curs it should be noted in the error log and the user should be given the option to correct any problems with the Access file and attempt to load the data in again.  A</w:t>
      </w:r>
      <w:r>
        <w:t>l</w:t>
      </w:r>
      <w:r>
        <w:t>lowing for multiple attempts at data load can be conveyed with a renaming of the ‘Execute’ button on the interface.</w:t>
      </w:r>
    </w:p>
    <w:p w:rsidR="00794B16" w:rsidRDefault="00794B16" w:rsidP="00012598">
      <w:pPr>
        <w:rPr>
          <w:ins w:id="45" w:author="jmericle" w:date="2012-02-24T07:38:00Z"/>
        </w:rPr>
      </w:pPr>
    </w:p>
    <w:p w:rsidR="00794B16" w:rsidRDefault="00794B16" w:rsidP="00012598">
      <w:pPr>
        <w:rPr>
          <w:ins w:id="46" w:author="jmericle" w:date="2012-02-24T07:41:00Z"/>
        </w:rPr>
      </w:pPr>
      <w:proofErr w:type="gramStart"/>
      <w:ins w:id="47" w:author="jmericle" w:date="2012-02-24T07:38:00Z">
        <w:r>
          <w:t>Should load into an empty file.</w:t>
        </w:r>
        <w:proofErr w:type="gramEnd"/>
        <w:r>
          <w:t xml:space="preserve">  Add a routine to clear the access database if it co</w:t>
        </w:r>
        <w:r>
          <w:t>n</w:t>
        </w:r>
        <w:r>
          <w:t>tains records.</w:t>
        </w:r>
      </w:ins>
    </w:p>
    <w:p w:rsidR="00794B16" w:rsidRDefault="00794B16" w:rsidP="00012598">
      <w:pPr>
        <w:rPr>
          <w:ins w:id="48" w:author="jmericle" w:date="2012-02-24T07:41:00Z"/>
        </w:rPr>
      </w:pPr>
    </w:p>
    <w:p w:rsidR="00794B16" w:rsidRDefault="00794B16" w:rsidP="00012598">
      <w:ins w:id="49" w:author="jmericle" w:date="2012-02-24T07:41:00Z">
        <w:r>
          <w:t>Elements specified in the XML must be in the Access database.</w:t>
        </w:r>
      </w:ins>
    </w:p>
    <w:p w:rsidR="003F5ECB" w:rsidRPr="00012598" w:rsidRDefault="003F5ECB" w:rsidP="00012598"/>
    <w:p w:rsidR="006F0087" w:rsidRPr="00666502" w:rsidRDefault="00506C8D" w:rsidP="002F45E2">
      <w:pPr>
        <w:pStyle w:val="Heading1"/>
        <w:rPr>
          <w:rFonts w:ascii="Arial" w:hAnsi="Arial"/>
        </w:rPr>
      </w:pPr>
      <w:bookmarkStart w:id="50" w:name="_Toc317782875"/>
      <w:r w:rsidRPr="00666502">
        <w:rPr>
          <w:rFonts w:ascii="Arial" w:hAnsi="Arial"/>
        </w:rPr>
        <w:t>Description of Screen Form or Page</w:t>
      </w:r>
      <w:bookmarkEnd w:id="50"/>
    </w:p>
    <w:p w:rsidR="009752C1" w:rsidRDefault="009752C1" w:rsidP="00836426">
      <w:pPr>
        <w:rPr>
          <w:rFonts w:ascii="Arial" w:hAnsi="Arial" w:cs="Arial"/>
        </w:rPr>
      </w:pPr>
    </w:p>
    <w:p w:rsidR="008672F5" w:rsidRDefault="008672F5" w:rsidP="00FD3E0A">
      <w:pPr>
        <w:pStyle w:val="Caption"/>
        <w:rPr>
          <w:rFonts w:ascii="Arial" w:hAnsi="Arial"/>
        </w:rPr>
      </w:pPr>
    </w:p>
    <w:p w:rsidR="006B47FE" w:rsidRDefault="00F13332" w:rsidP="006B47FE">
      <w:r>
        <w:rPr>
          <w:noProof/>
        </w:rPr>
        <w:lastRenderedPageBreak/>
        <w:drawing>
          <wp:inline distT="0" distB="0" distL="0" distR="0">
            <wp:extent cx="5400675" cy="34099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675" cy="3409950"/>
                    </a:xfrm>
                    <a:prstGeom prst="rect">
                      <a:avLst/>
                    </a:prstGeom>
                    <a:noFill/>
                    <a:ln w="9525">
                      <a:noFill/>
                      <a:miter lim="800000"/>
                      <a:headEnd/>
                      <a:tailEnd/>
                    </a:ln>
                  </pic:spPr>
                </pic:pic>
              </a:graphicData>
            </a:graphic>
          </wp:inline>
        </w:drawing>
      </w:r>
    </w:p>
    <w:p w:rsidR="006B47FE" w:rsidRPr="006B47FE" w:rsidRDefault="006B47FE" w:rsidP="006B47FE"/>
    <w:p w:rsidR="00402D60" w:rsidRPr="00402D60" w:rsidRDefault="00424D40" w:rsidP="006D70BD">
      <w:pPr>
        <w:pStyle w:val="Heading2"/>
        <w:rPr>
          <w:lang w:val="en-GB"/>
        </w:rPr>
      </w:pPr>
      <w:bookmarkStart w:id="51" w:name="_Toc317782876"/>
      <w:bookmarkStart w:id="52" w:name="_Toc153103220"/>
      <w:bookmarkStart w:id="53" w:name="_Toc137533864"/>
      <w:bookmarkStart w:id="54" w:name="_Toc153103215"/>
      <w:r w:rsidRPr="00666502">
        <w:rPr>
          <w:rFonts w:ascii="Arial" w:hAnsi="Arial"/>
          <w:lang w:val="en-GB"/>
        </w:rPr>
        <w:t>Use Case</w:t>
      </w:r>
      <w:r w:rsidR="00A32C3F" w:rsidRPr="00666502">
        <w:rPr>
          <w:rFonts w:ascii="Arial" w:hAnsi="Arial"/>
          <w:lang w:val="en-GB"/>
        </w:rPr>
        <w:t>s</w:t>
      </w:r>
      <w:bookmarkEnd w:id="51"/>
    </w:p>
    <w:p w:rsidR="00F30856" w:rsidRDefault="00F30856" w:rsidP="00402D60">
      <w:pPr>
        <w:pStyle w:val="Heading4"/>
        <w:rPr>
          <w:ins w:id="55" w:author="jmericle" w:date="2012-02-24T08:18:00Z"/>
        </w:rPr>
      </w:pPr>
      <w:ins w:id="56" w:author="jmericle" w:date="2012-02-24T08:18:00Z">
        <w:r>
          <w:t>Create use cases for command line functionality</w:t>
        </w:r>
      </w:ins>
    </w:p>
    <w:p w:rsidR="00F30856" w:rsidRPr="00F30856" w:rsidRDefault="00F30856" w:rsidP="00F30856">
      <w:pPr>
        <w:rPr>
          <w:ins w:id="57" w:author="jmericle" w:date="2012-02-24T08:18:00Z"/>
          <w:lang w:val="en-GB"/>
          <w:rPrChange w:id="58" w:author="jmericle" w:date="2012-02-24T08:18:00Z">
            <w:rPr>
              <w:ins w:id="59" w:author="jmericle" w:date="2012-02-24T08:18:00Z"/>
            </w:rPr>
          </w:rPrChange>
        </w:rPr>
        <w:pPrChange w:id="60" w:author="jmericle" w:date="2012-02-24T08:18:00Z">
          <w:pPr>
            <w:pStyle w:val="Heading4"/>
          </w:pPr>
        </w:pPrChange>
      </w:pPr>
    </w:p>
    <w:p w:rsidR="00E13B60" w:rsidRPr="00402D60" w:rsidRDefault="001F1F40" w:rsidP="00402D60">
      <w:pPr>
        <w:pStyle w:val="Heading4"/>
      </w:pPr>
      <w:r>
        <w:t xml:space="preserve">Specify a file target for Format </w:t>
      </w:r>
      <w:proofErr w:type="spellStart"/>
      <w:r>
        <w:t>Definintion</w:t>
      </w:r>
      <w:proofErr w:type="spellEnd"/>
      <w:r>
        <w:t xml:space="preserve">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127F" w:rsidRPr="003E00B3" w:rsidTr="009706A7">
        <w:trPr>
          <w:cantSplit/>
          <w:trHeight w:val="350"/>
        </w:trPr>
        <w:tc>
          <w:tcPr>
            <w:tcW w:w="2250" w:type="dxa"/>
            <w:shd w:val="clear" w:color="auto" w:fill="DBE5F1"/>
          </w:tcPr>
          <w:p w:rsidR="0098127F" w:rsidRDefault="0098127F" w:rsidP="009706A7">
            <w:pPr>
              <w:autoSpaceDE w:val="0"/>
              <w:autoSpaceDN w:val="0"/>
              <w:adjustRightInd w:val="0"/>
              <w:rPr>
                <w:rFonts w:ascii="Arial" w:hAnsi="Arial" w:cs="Arial"/>
                <w:b/>
                <w:bCs/>
                <w:szCs w:val="20"/>
              </w:rPr>
            </w:pPr>
          </w:p>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8127F" w:rsidRPr="003E00B3" w:rsidRDefault="001F1F40" w:rsidP="009706A7">
            <w:pPr>
              <w:autoSpaceDE w:val="0"/>
              <w:autoSpaceDN w:val="0"/>
              <w:adjustRightInd w:val="0"/>
              <w:rPr>
                <w:rFonts w:ascii="Arial" w:hAnsi="Arial" w:cs="Arial"/>
                <w:b/>
                <w:bCs/>
                <w:szCs w:val="20"/>
              </w:rPr>
            </w:pPr>
            <w:r>
              <w:t xml:space="preserve">Specify a file target for Format </w:t>
            </w:r>
            <w:proofErr w:type="spellStart"/>
            <w:r>
              <w:t>Definintion</w:t>
            </w:r>
            <w:proofErr w:type="spellEnd"/>
            <w: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sidR="001F1F40">
              <w:rPr>
                <w:rFonts w:ascii="Arial" w:hAnsi="Arial" w:cs="Arial"/>
                <w:sz w:val="20"/>
                <w:szCs w:val="20"/>
              </w:rPr>
              <w:t>steps to specify a Format Definition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8127F" w:rsidRPr="003E00B3" w:rsidRDefault="001F1F40" w:rsidP="0098127F">
            <w:pPr>
              <w:pStyle w:val="Bodytable"/>
              <w:ind w:left="0"/>
              <w:rPr>
                <w:rFonts w:ascii="Arial" w:hAnsi="Arial" w:cs="Arial"/>
                <w:sz w:val="20"/>
                <w:szCs w:val="20"/>
              </w:rPr>
            </w:pPr>
            <w:r>
              <w:rPr>
                <w:rFonts w:ascii="Arial" w:hAnsi="Arial" w:cs="Arial"/>
                <w:sz w:val="20"/>
                <w:szCs w:val="20"/>
              </w:rPr>
              <w:t xml:space="preserve">Supply the application with a valid Format </w:t>
            </w:r>
            <w:proofErr w:type="spellStart"/>
            <w:r>
              <w:rPr>
                <w:rFonts w:ascii="Arial" w:hAnsi="Arial" w:cs="Arial"/>
                <w:sz w:val="20"/>
                <w:szCs w:val="20"/>
              </w:rPr>
              <w:t>Definintion</w:t>
            </w:r>
            <w:proofErr w:type="spellEnd"/>
            <w:r>
              <w:rPr>
                <w:rFonts w:ascii="Arial" w:hAnsi="Arial" w:cs="Arial"/>
                <w:sz w:val="20"/>
                <w:szCs w:val="20"/>
              </w:rPr>
              <w:t xml:space="preserve"> File.</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8127F" w:rsidRPr="003E00B3" w:rsidRDefault="0098127F"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98127F" w:rsidRPr="003E00B3" w:rsidRDefault="001F1F40" w:rsidP="0098127F">
            <w:pPr>
              <w:pStyle w:val="Bodytable"/>
              <w:ind w:hanging="113"/>
              <w:rPr>
                <w:rFonts w:ascii="Arial" w:hAnsi="Arial" w:cs="Arial"/>
                <w:sz w:val="20"/>
                <w:szCs w:val="20"/>
              </w:rPr>
            </w:pPr>
            <w:r>
              <w:rPr>
                <w:rFonts w:ascii="Arial" w:hAnsi="Arial" w:cs="Arial"/>
                <w:sz w:val="20"/>
                <w:szCs w:val="20"/>
              </w:rPr>
              <w:t>Program is running and in focus.</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8127F" w:rsidRPr="003E00B3" w:rsidRDefault="0098127F"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8127F" w:rsidRPr="003E00B3" w:rsidRDefault="0098127F"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8127F" w:rsidRPr="003E00B3" w:rsidRDefault="0098127F" w:rsidP="001F1F40">
            <w:pPr>
              <w:pStyle w:val="Bodytable"/>
              <w:ind w:left="0"/>
              <w:rPr>
                <w:rFonts w:ascii="Arial" w:hAnsi="Arial" w:cs="Arial"/>
                <w:sz w:val="20"/>
                <w:szCs w:val="20"/>
              </w:rPr>
            </w:pPr>
            <w:r w:rsidRPr="003E00B3">
              <w:rPr>
                <w:rFonts w:ascii="Arial" w:hAnsi="Arial" w:cs="Arial"/>
                <w:sz w:val="20"/>
                <w:szCs w:val="20"/>
              </w:rPr>
              <w:t xml:space="preserve">User </w:t>
            </w:r>
            <w:r w:rsidR="001F1F40">
              <w:rPr>
                <w:rFonts w:ascii="Arial" w:hAnsi="Arial" w:cs="Arial"/>
                <w:sz w:val="20"/>
                <w:szCs w:val="20"/>
              </w:rPr>
              <w:t>wishes to specify a Format Definition File to conduct an i</w:t>
            </w:r>
            <w:r w:rsidR="001F1F40">
              <w:rPr>
                <w:rFonts w:ascii="Arial" w:hAnsi="Arial" w:cs="Arial"/>
                <w:sz w:val="20"/>
                <w:szCs w:val="20"/>
              </w:rPr>
              <w:t>m</w:t>
            </w:r>
            <w:r w:rsidR="001F1F40">
              <w:rPr>
                <w:rFonts w:ascii="Arial" w:hAnsi="Arial" w:cs="Arial"/>
                <w:sz w:val="20"/>
                <w:szCs w:val="20"/>
              </w:rPr>
              <w:t>port.</w:t>
            </w:r>
          </w:p>
        </w:tc>
      </w:tr>
      <w:tr w:rsidR="0098127F" w:rsidRPr="003E00B3" w:rsidTr="009706A7">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140AEC">
            <w:pPr>
              <w:numPr>
                <w:ilvl w:val="0"/>
                <w:numId w:val="6"/>
              </w:numPr>
              <w:autoSpaceDE w:val="0"/>
              <w:autoSpaceDN w:val="0"/>
              <w:adjustRightInd w:val="0"/>
              <w:rPr>
                <w:rFonts w:ascii="Arial" w:hAnsi="Arial" w:cs="Arial"/>
                <w:szCs w:val="20"/>
              </w:rPr>
            </w:pPr>
            <w:r>
              <w:rPr>
                <w:rFonts w:ascii="Arial" w:hAnsi="Arial" w:cs="Arial"/>
                <w:szCs w:val="20"/>
              </w:rPr>
              <w:t>User generates an appropriate Format Definition file using the XML schema listed above and appropriate knowledge of both the RISKMASTER database and the data file they intend on importing.</w:t>
            </w:r>
          </w:p>
          <w:p w:rsidR="00F13332" w:rsidRDefault="00F13332" w:rsidP="00F13332">
            <w:pPr>
              <w:autoSpaceDE w:val="0"/>
              <w:autoSpaceDN w:val="0"/>
              <w:adjustRightInd w:val="0"/>
              <w:ind w:left="900"/>
              <w:rPr>
                <w:rFonts w:ascii="Arial" w:hAnsi="Arial" w:cs="Arial"/>
                <w:szCs w:val="20"/>
              </w:rPr>
            </w:pPr>
          </w:p>
          <w:p w:rsidR="001206CD" w:rsidRDefault="001F1F40" w:rsidP="00140AEC">
            <w:pPr>
              <w:numPr>
                <w:ilvl w:val="0"/>
                <w:numId w:val="6"/>
              </w:numPr>
              <w:autoSpaceDE w:val="0"/>
              <w:autoSpaceDN w:val="0"/>
              <w:adjustRightInd w:val="0"/>
              <w:rPr>
                <w:rFonts w:ascii="Arial" w:hAnsi="Arial" w:cs="Arial"/>
                <w:szCs w:val="20"/>
              </w:rPr>
            </w:pPr>
            <w:r>
              <w:rPr>
                <w:rFonts w:ascii="Arial" w:hAnsi="Arial" w:cs="Arial"/>
                <w:szCs w:val="20"/>
              </w:rPr>
              <w:t xml:space="preserve">User selects the ‘Browse” button across from the Format Definition File </w:t>
            </w:r>
            <w:proofErr w:type="spellStart"/>
            <w:r>
              <w:rPr>
                <w:rFonts w:ascii="Arial" w:hAnsi="Arial" w:cs="Arial"/>
                <w:szCs w:val="20"/>
              </w:rPr>
              <w:t>lable</w:t>
            </w:r>
            <w:proofErr w:type="spellEnd"/>
            <w:r>
              <w:rPr>
                <w:rFonts w:ascii="Arial" w:hAnsi="Arial" w:cs="Arial"/>
                <w:szCs w:val="20"/>
              </w:rPr>
              <w:t xml:space="preserve"> and text box.</w:t>
            </w:r>
          </w:p>
          <w:p w:rsidR="001206CD" w:rsidRDefault="001206CD" w:rsidP="001206CD">
            <w:pPr>
              <w:autoSpaceDE w:val="0"/>
              <w:autoSpaceDN w:val="0"/>
              <w:adjustRightInd w:val="0"/>
              <w:ind w:left="900"/>
              <w:rPr>
                <w:rFonts w:ascii="Arial" w:hAnsi="Arial" w:cs="Arial"/>
                <w:szCs w:val="20"/>
              </w:rPr>
            </w:pPr>
          </w:p>
          <w:p w:rsidR="0098127F" w:rsidRDefault="001F1F40" w:rsidP="00140AEC">
            <w:pPr>
              <w:numPr>
                <w:ilvl w:val="0"/>
                <w:numId w:val="6"/>
              </w:numPr>
              <w:autoSpaceDE w:val="0"/>
              <w:autoSpaceDN w:val="0"/>
              <w:adjustRightInd w:val="0"/>
              <w:rPr>
                <w:rFonts w:ascii="Arial" w:hAnsi="Arial" w:cs="Arial"/>
                <w:szCs w:val="20"/>
              </w:rPr>
            </w:pPr>
            <w:r>
              <w:rPr>
                <w:rFonts w:ascii="Arial" w:hAnsi="Arial" w:cs="Arial"/>
                <w:szCs w:val="20"/>
              </w:rPr>
              <w:t>A Select File dialog comes up.</w:t>
            </w:r>
          </w:p>
          <w:p w:rsidR="0098127F" w:rsidRDefault="0098127F" w:rsidP="0098127F">
            <w:pPr>
              <w:autoSpaceDE w:val="0"/>
              <w:autoSpaceDN w:val="0"/>
              <w:adjustRightInd w:val="0"/>
              <w:ind w:left="900"/>
              <w:rPr>
                <w:rFonts w:ascii="Arial" w:hAnsi="Arial" w:cs="Arial"/>
                <w:szCs w:val="20"/>
              </w:rPr>
            </w:pPr>
          </w:p>
          <w:p w:rsidR="0098127F" w:rsidRDefault="0098127F" w:rsidP="00140AEC">
            <w:pPr>
              <w:numPr>
                <w:ilvl w:val="0"/>
                <w:numId w:val="6"/>
              </w:numPr>
              <w:autoSpaceDE w:val="0"/>
              <w:autoSpaceDN w:val="0"/>
              <w:adjustRightInd w:val="0"/>
              <w:rPr>
                <w:rFonts w:ascii="Arial" w:hAnsi="Arial" w:cs="Arial"/>
                <w:szCs w:val="20"/>
              </w:rPr>
            </w:pPr>
            <w:r>
              <w:rPr>
                <w:rFonts w:ascii="Arial" w:hAnsi="Arial" w:cs="Arial"/>
                <w:szCs w:val="20"/>
              </w:rPr>
              <w:t xml:space="preserve">The user </w:t>
            </w:r>
            <w:r w:rsidR="001F1F40">
              <w:rPr>
                <w:rFonts w:ascii="Arial" w:hAnsi="Arial" w:cs="Arial"/>
                <w:szCs w:val="20"/>
              </w:rPr>
              <w:t xml:space="preserve">selects </w:t>
            </w:r>
            <w:r w:rsidR="00F13332">
              <w:rPr>
                <w:rFonts w:ascii="Arial" w:hAnsi="Arial" w:cs="Arial"/>
                <w:szCs w:val="20"/>
              </w:rPr>
              <w:t>their</w:t>
            </w:r>
            <w:r w:rsidR="001F1F40">
              <w:rPr>
                <w:rFonts w:ascii="Arial" w:hAnsi="Arial" w:cs="Arial"/>
                <w:szCs w:val="20"/>
              </w:rPr>
              <w:t xml:space="preserve"> Format Definition XML file from their </w:t>
            </w:r>
            <w:r w:rsidR="001F1F40">
              <w:rPr>
                <w:rFonts w:ascii="Arial" w:hAnsi="Arial" w:cs="Arial"/>
                <w:szCs w:val="20"/>
              </w:rPr>
              <w:lastRenderedPageBreak/>
              <w:t>computer.</w:t>
            </w:r>
          </w:p>
          <w:p w:rsidR="001F1F40" w:rsidRDefault="001F1F40" w:rsidP="001F1F40">
            <w:pPr>
              <w:pStyle w:val="ListParagraph"/>
              <w:rPr>
                <w:rFonts w:ascii="Arial" w:hAnsi="Arial" w:cs="Arial"/>
                <w:szCs w:val="20"/>
              </w:rPr>
            </w:pPr>
          </w:p>
          <w:p w:rsidR="001F1F40" w:rsidRPr="001F1F40" w:rsidRDefault="001F1F40" w:rsidP="001F1F40">
            <w:pPr>
              <w:numPr>
                <w:ilvl w:val="0"/>
                <w:numId w:val="6"/>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98127F" w:rsidRPr="003E00B3" w:rsidRDefault="001F1F40" w:rsidP="001F1F40">
            <w:pPr>
              <w:numPr>
                <w:ilvl w:val="0"/>
                <w:numId w:val="6"/>
              </w:numPr>
              <w:autoSpaceDE w:val="0"/>
              <w:autoSpaceDN w:val="0"/>
              <w:adjustRightInd w:val="0"/>
              <w:rPr>
                <w:rFonts w:ascii="Arial" w:hAnsi="Arial" w:cs="Arial"/>
                <w:szCs w:val="20"/>
              </w:rPr>
            </w:pPr>
            <w:r>
              <w:rPr>
                <w:rFonts w:ascii="Arial" w:hAnsi="Arial" w:cs="Arial"/>
                <w:szCs w:val="20"/>
              </w:rPr>
              <w:t>(Optional) The program identifies the file as valid XML and reports this to the log window.</w:t>
            </w:r>
            <w:r w:rsidRPr="003E00B3">
              <w:rPr>
                <w:rFonts w:ascii="Arial" w:hAnsi="Arial" w:cs="Arial"/>
                <w:szCs w:val="20"/>
              </w:rPr>
              <w:t xml:space="preserve"> </w:t>
            </w:r>
          </w:p>
        </w:tc>
      </w:tr>
      <w:tr w:rsidR="0098127F" w:rsidRPr="003E00B3" w:rsidTr="00402D60">
        <w:trPr>
          <w:trHeight w:val="440"/>
        </w:trPr>
        <w:tc>
          <w:tcPr>
            <w:tcW w:w="2250" w:type="dxa"/>
          </w:tcPr>
          <w:p w:rsidR="0098127F" w:rsidRPr="003E00B3" w:rsidRDefault="0098127F" w:rsidP="009706A7">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1F1F40" w:rsidRPr="001F1F40" w:rsidRDefault="001F1F40" w:rsidP="001F1F40">
            <w:pPr>
              <w:pStyle w:val="ListParagraph"/>
              <w:numPr>
                <w:ilvl w:val="0"/>
                <w:numId w:val="19"/>
              </w:numPr>
              <w:autoSpaceDE w:val="0"/>
              <w:autoSpaceDN w:val="0"/>
              <w:adjustRightInd w:val="0"/>
              <w:rPr>
                <w:rFonts w:ascii="Arial" w:hAnsi="Arial" w:cs="Arial"/>
                <w:szCs w:val="20"/>
              </w:rPr>
            </w:pPr>
            <w:r>
              <w:rPr>
                <w:rFonts w:ascii="Arial" w:hAnsi="Arial" w:cs="Arial"/>
                <w:szCs w:val="20"/>
              </w:rPr>
              <w:t>User visually confirms that the previous Format Definition File they supplied to the program is still valid for the import they wish to run and still in the specified location</w:t>
            </w:r>
          </w:p>
        </w:tc>
      </w:tr>
    </w:tbl>
    <w:p w:rsidR="0098127F" w:rsidRDefault="0098127F"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proofErr w:type="gramStart"/>
      <w:r>
        <w:t>Data  File</w:t>
      </w:r>
      <w:proofErr w:type="gramEnd"/>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steps to specify a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Supply the application with a valid Data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wishes to specify a Data 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has prepared a data file in a fixed-width format </w:t>
            </w:r>
            <w:proofErr w:type="spellStart"/>
            <w:r>
              <w:rPr>
                <w:rFonts w:ascii="Arial" w:hAnsi="Arial" w:cs="Arial"/>
                <w:szCs w:val="20"/>
              </w:rPr>
              <w:t>co</w:t>
            </w:r>
            <w:r>
              <w:rPr>
                <w:rFonts w:ascii="Arial" w:hAnsi="Arial" w:cs="Arial"/>
                <w:szCs w:val="20"/>
              </w:rPr>
              <w:t>n</w:t>
            </w:r>
            <w:r>
              <w:rPr>
                <w:rFonts w:ascii="Arial" w:hAnsi="Arial" w:cs="Arial"/>
                <w:szCs w:val="20"/>
              </w:rPr>
              <w:t>taing</w:t>
            </w:r>
            <w:proofErr w:type="spellEnd"/>
            <w:r>
              <w:rPr>
                <w:rFonts w:ascii="Arial" w:hAnsi="Arial" w:cs="Arial"/>
                <w:szCs w:val="20"/>
              </w:rPr>
              <w:t xml:space="preserve"> data they wish to load into a DIS Access database for importing via the DA DIS template. </w:t>
            </w:r>
          </w:p>
          <w:p w:rsidR="00F13332" w:rsidRDefault="00F13332" w:rsidP="00F13332">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User selects the ‘Browse” button across from the Data 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1F1F40" w:rsidP="001F1F40">
            <w:pPr>
              <w:numPr>
                <w:ilvl w:val="0"/>
                <w:numId w:val="20"/>
              </w:numPr>
              <w:autoSpaceDE w:val="0"/>
              <w:autoSpaceDN w:val="0"/>
              <w:adjustRightInd w:val="0"/>
              <w:rPr>
                <w:rFonts w:ascii="Arial" w:hAnsi="Arial" w:cs="Arial"/>
                <w:szCs w:val="20"/>
              </w:rPr>
            </w:pPr>
            <w:r>
              <w:rPr>
                <w:rFonts w:ascii="Arial" w:hAnsi="Arial" w:cs="Arial"/>
                <w:szCs w:val="20"/>
              </w:rPr>
              <w:t xml:space="preserve">The user selects </w:t>
            </w:r>
            <w:r w:rsidR="00F13332">
              <w:rPr>
                <w:rFonts w:ascii="Arial" w:hAnsi="Arial" w:cs="Arial"/>
                <w:szCs w:val="20"/>
              </w:rPr>
              <w:t>their prepared</w:t>
            </w:r>
            <w:r>
              <w:rPr>
                <w:rFonts w:ascii="Arial" w:hAnsi="Arial" w:cs="Arial"/>
                <w:szCs w:val="20"/>
              </w:rPr>
              <w:t xml:space="preserve"> Data file from their co</w:t>
            </w:r>
            <w:r>
              <w:rPr>
                <w:rFonts w:ascii="Arial" w:hAnsi="Arial" w:cs="Arial"/>
                <w:szCs w:val="20"/>
              </w:rPr>
              <w:t>m</w:t>
            </w:r>
            <w:r>
              <w:rPr>
                <w:rFonts w:ascii="Arial" w:hAnsi="Arial" w:cs="Arial"/>
                <w:szCs w:val="20"/>
              </w:rPr>
              <w:t>puter.</w:t>
            </w:r>
          </w:p>
          <w:p w:rsidR="001F1F40" w:rsidRDefault="001F1F40" w:rsidP="001F1F40">
            <w:pPr>
              <w:pStyle w:val="ListParagraph"/>
              <w:rPr>
                <w:rFonts w:ascii="Arial" w:hAnsi="Arial" w:cs="Arial"/>
                <w:szCs w:val="20"/>
              </w:rPr>
            </w:pPr>
          </w:p>
          <w:p w:rsidR="001F1F40" w:rsidRPr="001F1F40" w:rsidRDefault="001F1F40" w:rsidP="001F1F40">
            <w:pPr>
              <w:numPr>
                <w:ilvl w:val="0"/>
                <w:numId w:val="20"/>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ind w:left="900"/>
              <w:rPr>
                <w:rFonts w:ascii="Arial" w:hAnsi="Arial" w:cs="Arial"/>
                <w:szCs w:val="20"/>
              </w:rPr>
            </w:pP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1F1F40">
            <w:pPr>
              <w:pStyle w:val="ListParagraph"/>
              <w:numPr>
                <w:ilvl w:val="0"/>
                <w:numId w:val="21"/>
              </w:numPr>
              <w:autoSpaceDE w:val="0"/>
              <w:autoSpaceDN w:val="0"/>
              <w:adjustRightInd w:val="0"/>
              <w:rPr>
                <w:rFonts w:ascii="Arial" w:hAnsi="Arial" w:cs="Arial"/>
                <w:szCs w:val="20"/>
              </w:rPr>
            </w:pPr>
            <w:r>
              <w:rPr>
                <w:rFonts w:ascii="Arial" w:hAnsi="Arial" w:cs="Arial"/>
                <w:szCs w:val="20"/>
              </w:rPr>
              <w:t>User visually confirms that the previous Data File they su</w:t>
            </w:r>
            <w:r>
              <w:rPr>
                <w:rFonts w:ascii="Arial" w:hAnsi="Arial" w:cs="Arial"/>
                <w:szCs w:val="20"/>
              </w:rPr>
              <w:t>p</w:t>
            </w:r>
            <w:r>
              <w:rPr>
                <w:rFonts w:ascii="Arial" w:hAnsi="Arial" w:cs="Arial"/>
                <w:szCs w:val="20"/>
              </w:rPr>
              <w:t>plied to the program is still valid for the import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Pr="00402D60" w:rsidRDefault="001F1F40" w:rsidP="001F1F40">
      <w:pPr>
        <w:pStyle w:val="Heading4"/>
      </w:pPr>
      <w:r>
        <w:t xml:space="preserve">Specify a file target for </w:t>
      </w:r>
      <w:r w:rsidRPr="001F1F40">
        <w:t xml:space="preserve">DIS Access Database </w:t>
      </w:r>
      <w:r>
        <w:t>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F1F40" w:rsidRPr="003E00B3" w:rsidTr="001F1F40">
        <w:trPr>
          <w:cantSplit/>
          <w:trHeight w:val="350"/>
        </w:trPr>
        <w:tc>
          <w:tcPr>
            <w:tcW w:w="2250" w:type="dxa"/>
            <w:shd w:val="clear" w:color="auto" w:fill="DBE5F1"/>
          </w:tcPr>
          <w:p w:rsidR="001F1F40" w:rsidRDefault="001F1F40" w:rsidP="001F1F40">
            <w:pPr>
              <w:autoSpaceDE w:val="0"/>
              <w:autoSpaceDN w:val="0"/>
              <w:adjustRightInd w:val="0"/>
              <w:rPr>
                <w:rFonts w:ascii="Arial" w:hAnsi="Arial" w:cs="Arial"/>
                <w:b/>
                <w:bCs/>
                <w:szCs w:val="20"/>
              </w:rPr>
            </w:pPr>
          </w:p>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1F1F40" w:rsidRPr="003E00B3" w:rsidRDefault="001F1F40" w:rsidP="001F1F40">
            <w:pPr>
              <w:autoSpaceDE w:val="0"/>
              <w:autoSpaceDN w:val="0"/>
              <w:adjustRightInd w:val="0"/>
              <w:rPr>
                <w:rFonts w:ascii="Arial" w:hAnsi="Arial" w:cs="Arial"/>
                <w:b/>
                <w:bCs/>
                <w:szCs w:val="20"/>
              </w:rPr>
            </w:pPr>
            <w:r>
              <w:t>Specify a file target for DIS Access Database 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 xml:space="preserve">steps to specify a </w:t>
            </w:r>
            <w:r w:rsidRPr="001F1F40">
              <w:rPr>
                <w:rFonts w:ascii="Arial" w:hAnsi="Arial" w:cs="Arial"/>
                <w:sz w:val="20"/>
                <w:szCs w:val="20"/>
              </w:rPr>
              <w:t>DIS Access Dat</w:t>
            </w:r>
            <w:r w:rsidRPr="001F1F40">
              <w:rPr>
                <w:rFonts w:ascii="Arial" w:hAnsi="Arial" w:cs="Arial"/>
                <w:sz w:val="20"/>
                <w:szCs w:val="20"/>
              </w:rPr>
              <w:t>a</w:t>
            </w:r>
            <w:r w:rsidRPr="001F1F40">
              <w:rPr>
                <w:rFonts w:ascii="Arial" w:hAnsi="Arial" w:cs="Arial"/>
                <w:sz w:val="20"/>
                <w:szCs w:val="20"/>
              </w:rPr>
              <w:t xml:space="preserve">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1F1F40" w:rsidRPr="003E00B3" w:rsidRDefault="001F1F40" w:rsidP="001F1F40">
            <w:pPr>
              <w:pStyle w:val="Bodytable"/>
              <w:ind w:left="0"/>
              <w:rPr>
                <w:rFonts w:ascii="Arial" w:hAnsi="Arial" w:cs="Arial"/>
                <w:sz w:val="20"/>
                <w:szCs w:val="20"/>
              </w:rPr>
            </w:pPr>
            <w:r>
              <w:rPr>
                <w:rFonts w:ascii="Arial" w:hAnsi="Arial" w:cs="Arial"/>
                <w:sz w:val="20"/>
                <w:szCs w:val="20"/>
              </w:rPr>
              <w:t xml:space="preserve">Supply the application with a valid </w:t>
            </w:r>
            <w:r w:rsidRPr="001F1F40">
              <w:rPr>
                <w:rFonts w:ascii="Arial" w:hAnsi="Arial" w:cs="Arial"/>
                <w:sz w:val="20"/>
                <w:szCs w:val="20"/>
              </w:rPr>
              <w:t xml:space="preserve">DIS Access Database </w:t>
            </w:r>
            <w:r>
              <w:rPr>
                <w:rFonts w:ascii="Arial" w:hAnsi="Arial" w:cs="Arial"/>
                <w:sz w:val="20"/>
                <w:szCs w:val="20"/>
              </w:rPr>
              <w:t>File.</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lastRenderedPageBreak/>
              <w:t>Primary Actor:</w:t>
            </w:r>
          </w:p>
        </w:tc>
        <w:tc>
          <w:tcPr>
            <w:tcW w:w="6356" w:type="dxa"/>
          </w:tcPr>
          <w:p w:rsidR="001F1F40" w:rsidRPr="003E00B3" w:rsidRDefault="001F1F40" w:rsidP="001F1F40">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1F1F40" w:rsidRPr="003E00B3" w:rsidRDefault="001F1F40" w:rsidP="001F1F40">
            <w:pPr>
              <w:pStyle w:val="Bodytable"/>
              <w:ind w:hanging="113"/>
              <w:rPr>
                <w:rFonts w:ascii="Arial" w:hAnsi="Arial" w:cs="Arial"/>
                <w:sz w:val="20"/>
                <w:szCs w:val="20"/>
              </w:rPr>
            </w:pPr>
            <w:r>
              <w:rPr>
                <w:rFonts w:ascii="Arial" w:hAnsi="Arial" w:cs="Arial"/>
                <w:sz w:val="20"/>
                <w:szCs w:val="20"/>
              </w:rPr>
              <w:t>Program is running and in focus.</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1F1F40" w:rsidRPr="003E00B3" w:rsidRDefault="001F1F40" w:rsidP="001F1F40">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1F1F40" w:rsidRPr="003E00B3" w:rsidRDefault="001F1F40" w:rsidP="001F1F40">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1F1F40" w:rsidRPr="003E00B3" w:rsidRDefault="001F1F40" w:rsidP="001F1F40">
            <w:pPr>
              <w:pStyle w:val="Bodytable"/>
              <w:ind w:left="0"/>
              <w:rPr>
                <w:rFonts w:ascii="Arial" w:hAnsi="Arial" w:cs="Arial"/>
                <w:sz w:val="20"/>
                <w:szCs w:val="20"/>
              </w:rPr>
            </w:pPr>
            <w:r w:rsidRPr="003E00B3">
              <w:rPr>
                <w:rFonts w:ascii="Arial" w:hAnsi="Arial" w:cs="Arial"/>
                <w:sz w:val="20"/>
                <w:szCs w:val="20"/>
              </w:rPr>
              <w:t xml:space="preserve">User </w:t>
            </w:r>
            <w:r>
              <w:rPr>
                <w:rFonts w:ascii="Arial" w:hAnsi="Arial" w:cs="Arial"/>
                <w:sz w:val="20"/>
                <w:szCs w:val="20"/>
              </w:rPr>
              <w:t xml:space="preserve">wishes to specify a </w:t>
            </w:r>
            <w:r w:rsidRPr="001F1F40">
              <w:rPr>
                <w:rFonts w:ascii="Arial" w:hAnsi="Arial" w:cs="Arial"/>
                <w:sz w:val="20"/>
                <w:szCs w:val="20"/>
              </w:rPr>
              <w:t xml:space="preserve">DIS Access Database </w:t>
            </w:r>
            <w:r>
              <w:rPr>
                <w:rFonts w:ascii="Arial" w:hAnsi="Arial" w:cs="Arial"/>
                <w:sz w:val="20"/>
                <w:szCs w:val="20"/>
              </w:rPr>
              <w:t>File to conduct an import.</w:t>
            </w:r>
          </w:p>
        </w:tc>
      </w:tr>
      <w:tr w:rsidR="001F1F40" w:rsidRPr="003E00B3" w:rsidTr="001F1F40">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F13332"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has a current, empty DIS Access database available on their computer. </w:t>
            </w:r>
          </w:p>
          <w:p w:rsidR="00F13332" w:rsidRDefault="00F13332" w:rsidP="00F13332">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User selects the ‘Browse” button across from the </w:t>
            </w:r>
            <w:r w:rsidRPr="001F1F40">
              <w:rPr>
                <w:rFonts w:ascii="Arial" w:hAnsi="Arial" w:cs="Arial"/>
                <w:szCs w:val="20"/>
              </w:rPr>
              <w:t xml:space="preserve">DIS Access Database </w:t>
            </w:r>
            <w:r>
              <w:rPr>
                <w:rFonts w:ascii="Arial" w:hAnsi="Arial" w:cs="Arial"/>
                <w:szCs w:val="20"/>
              </w:rPr>
              <w:t xml:space="preserve">File </w:t>
            </w:r>
            <w:proofErr w:type="spellStart"/>
            <w:r>
              <w:rPr>
                <w:rFonts w:ascii="Arial" w:hAnsi="Arial" w:cs="Arial"/>
                <w:szCs w:val="20"/>
              </w:rPr>
              <w:t>lable</w:t>
            </w:r>
            <w:proofErr w:type="spellEnd"/>
            <w:r>
              <w:rPr>
                <w:rFonts w:ascii="Arial" w:hAnsi="Arial" w:cs="Arial"/>
                <w:szCs w:val="20"/>
              </w:rPr>
              <w:t xml:space="preserve"> and text box.</w:t>
            </w:r>
          </w:p>
          <w:p w:rsidR="001F1F40" w:rsidRDefault="001F1F40" w:rsidP="001F1F40">
            <w:pPr>
              <w:autoSpaceDE w:val="0"/>
              <w:autoSpaceDN w:val="0"/>
              <w:adjustRightInd w:val="0"/>
              <w:ind w:left="900"/>
              <w:rPr>
                <w:rFonts w:ascii="Arial" w:hAnsi="Arial" w:cs="Arial"/>
                <w:szCs w:val="20"/>
              </w:rPr>
            </w:pPr>
          </w:p>
          <w:p w:rsidR="001F1F40"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A Select File dialog comes up.</w:t>
            </w:r>
          </w:p>
          <w:p w:rsidR="001F1F40" w:rsidRDefault="001F1F40" w:rsidP="001F1F40">
            <w:pPr>
              <w:autoSpaceDE w:val="0"/>
              <w:autoSpaceDN w:val="0"/>
              <w:adjustRightInd w:val="0"/>
              <w:ind w:left="900"/>
              <w:rPr>
                <w:rFonts w:ascii="Arial" w:hAnsi="Arial" w:cs="Arial"/>
                <w:szCs w:val="20"/>
              </w:rPr>
            </w:pPr>
          </w:p>
          <w:p w:rsidR="001F1F40" w:rsidRDefault="00F13332" w:rsidP="00F13332">
            <w:pPr>
              <w:numPr>
                <w:ilvl w:val="0"/>
                <w:numId w:val="22"/>
              </w:numPr>
              <w:autoSpaceDE w:val="0"/>
              <w:autoSpaceDN w:val="0"/>
              <w:adjustRightInd w:val="0"/>
              <w:rPr>
                <w:rFonts w:ascii="Arial" w:hAnsi="Arial" w:cs="Arial"/>
                <w:szCs w:val="20"/>
              </w:rPr>
            </w:pPr>
            <w:r>
              <w:rPr>
                <w:rFonts w:ascii="Arial" w:hAnsi="Arial" w:cs="Arial"/>
                <w:szCs w:val="20"/>
              </w:rPr>
              <w:t>The user selects the empty</w:t>
            </w:r>
            <w:r w:rsidR="001F1F40">
              <w:rPr>
                <w:rFonts w:ascii="Arial" w:hAnsi="Arial" w:cs="Arial"/>
                <w:szCs w:val="20"/>
              </w:rPr>
              <w:t xml:space="preserve"> </w:t>
            </w:r>
            <w:r w:rsidRPr="001F1F40">
              <w:rPr>
                <w:rFonts w:ascii="Arial" w:hAnsi="Arial" w:cs="Arial"/>
                <w:szCs w:val="20"/>
              </w:rPr>
              <w:t xml:space="preserve">DIS Access Database </w:t>
            </w:r>
            <w:r w:rsidR="001F1F40">
              <w:rPr>
                <w:rFonts w:ascii="Arial" w:hAnsi="Arial" w:cs="Arial"/>
                <w:szCs w:val="20"/>
              </w:rPr>
              <w:t>file from their computer.</w:t>
            </w:r>
          </w:p>
          <w:p w:rsidR="001F1F40" w:rsidRDefault="001F1F40" w:rsidP="001F1F40">
            <w:pPr>
              <w:pStyle w:val="ListParagraph"/>
              <w:rPr>
                <w:rFonts w:ascii="Arial" w:hAnsi="Arial" w:cs="Arial"/>
                <w:szCs w:val="20"/>
              </w:rPr>
            </w:pPr>
          </w:p>
          <w:p w:rsidR="001F1F40" w:rsidRPr="001F1F40" w:rsidRDefault="001F1F40" w:rsidP="00F13332">
            <w:pPr>
              <w:numPr>
                <w:ilvl w:val="0"/>
                <w:numId w:val="22"/>
              </w:numPr>
              <w:autoSpaceDE w:val="0"/>
              <w:autoSpaceDN w:val="0"/>
              <w:adjustRightInd w:val="0"/>
              <w:rPr>
                <w:rFonts w:ascii="Arial" w:hAnsi="Arial" w:cs="Arial"/>
                <w:szCs w:val="20"/>
              </w:rPr>
            </w:pPr>
            <w:r w:rsidRPr="001F1F40">
              <w:rPr>
                <w:rFonts w:ascii="Arial" w:hAnsi="Arial" w:cs="Arial"/>
                <w:szCs w:val="20"/>
              </w:rPr>
              <w:t>User presses the Enter key or clicks OK to confirm their file choice.</w:t>
            </w:r>
          </w:p>
          <w:p w:rsidR="001F1F40" w:rsidRPr="003E00B3" w:rsidRDefault="001F1F40" w:rsidP="001F1F40">
            <w:pPr>
              <w:autoSpaceDE w:val="0"/>
              <w:autoSpaceDN w:val="0"/>
              <w:adjustRightInd w:val="0"/>
              <w:rPr>
                <w:rFonts w:ascii="Arial" w:hAnsi="Arial" w:cs="Arial"/>
                <w:szCs w:val="20"/>
              </w:rPr>
            </w:pPr>
          </w:p>
          <w:p w:rsidR="001F1F40" w:rsidRPr="003E00B3" w:rsidRDefault="001F1F40" w:rsidP="00F13332">
            <w:pPr>
              <w:numPr>
                <w:ilvl w:val="0"/>
                <w:numId w:val="22"/>
              </w:numPr>
              <w:autoSpaceDE w:val="0"/>
              <w:autoSpaceDN w:val="0"/>
              <w:adjustRightInd w:val="0"/>
              <w:rPr>
                <w:rFonts w:ascii="Arial" w:hAnsi="Arial" w:cs="Arial"/>
                <w:szCs w:val="20"/>
              </w:rPr>
            </w:pPr>
            <w:r>
              <w:rPr>
                <w:rFonts w:ascii="Arial" w:hAnsi="Arial" w:cs="Arial"/>
                <w:szCs w:val="20"/>
              </w:rPr>
              <w:t xml:space="preserve">(Optional) The program identifies the file as valid </w:t>
            </w:r>
            <w:r w:rsidR="00F13332">
              <w:rPr>
                <w:rFonts w:ascii="Arial" w:hAnsi="Arial" w:cs="Arial"/>
                <w:szCs w:val="20"/>
              </w:rPr>
              <w:t>Access Database</w:t>
            </w:r>
            <w:r>
              <w:rPr>
                <w:rFonts w:ascii="Arial" w:hAnsi="Arial" w:cs="Arial"/>
                <w:szCs w:val="20"/>
              </w:rPr>
              <w:t xml:space="preserve"> and reports this to the log window.</w:t>
            </w:r>
            <w:r w:rsidRPr="003E00B3">
              <w:rPr>
                <w:rFonts w:ascii="Arial" w:hAnsi="Arial" w:cs="Arial"/>
                <w:szCs w:val="20"/>
              </w:rPr>
              <w:t xml:space="preserve"> </w:t>
            </w:r>
          </w:p>
        </w:tc>
      </w:tr>
      <w:tr w:rsidR="001F1F40" w:rsidRPr="003E00B3" w:rsidTr="001F1F40">
        <w:trPr>
          <w:trHeight w:val="440"/>
        </w:trPr>
        <w:tc>
          <w:tcPr>
            <w:tcW w:w="2250" w:type="dxa"/>
          </w:tcPr>
          <w:p w:rsidR="001F1F40" w:rsidRPr="003E00B3" w:rsidRDefault="001F1F40" w:rsidP="001F1F40">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1F1F40" w:rsidRPr="001F1F40" w:rsidRDefault="001F1F40" w:rsidP="00F13332">
            <w:pPr>
              <w:pStyle w:val="ListParagraph"/>
              <w:numPr>
                <w:ilvl w:val="0"/>
                <w:numId w:val="23"/>
              </w:numPr>
              <w:autoSpaceDE w:val="0"/>
              <w:autoSpaceDN w:val="0"/>
              <w:adjustRightInd w:val="0"/>
              <w:rPr>
                <w:rFonts w:ascii="Arial" w:hAnsi="Arial" w:cs="Arial"/>
                <w:szCs w:val="20"/>
              </w:rPr>
            </w:pPr>
            <w:r>
              <w:rPr>
                <w:rFonts w:ascii="Arial" w:hAnsi="Arial" w:cs="Arial"/>
                <w:szCs w:val="20"/>
              </w:rPr>
              <w:t xml:space="preserve">User visually confirms that the previous </w:t>
            </w:r>
            <w:r w:rsidR="00F13332" w:rsidRPr="001F1F40">
              <w:rPr>
                <w:rFonts w:ascii="Arial" w:hAnsi="Arial" w:cs="Arial"/>
                <w:szCs w:val="20"/>
              </w:rPr>
              <w:t>DIS Access Dat</w:t>
            </w:r>
            <w:r w:rsidR="00F13332" w:rsidRPr="001F1F40">
              <w:rPr>
                <w:rFonts w:ascii="Arial" w:hAnsi="Arial" w:cs="Arial"/>
                <w:szCs w:val="20"/>
              </w:rPr>
              <w:t>a</w:t>
            </w:r>
            <w:r w:rsidR="00F13332" w:rsidRPr="001F1F40">
              <w:rPr>
                <w:rFonts w:ascii="Arial" w:hAnsi="Arial" w:cs="Arial"/>
                <w:szCs w:val="20"/>
              </w:rPr>
              <w:t xml:space="preserve">base </w:t>
            </w:r>
            <w:r>
              <w:rPr>
                <w:rFonts w:ascii="Arial" w:hAnsi="Arial" w:cs="Arial"/>
                <w:szCs w:val="20"/>
              </w:rPr>
              <w:t>File they supplied to the program is still valid for the i</w:t>
            </w:r>
            <w:r>
              <w:rPr>
                <w:rFonts w:ascii="Arial" w:hAnsi="Arial" w:cs="Arial"/>
                <w:szCs w:val="20"/>
              </w:rPr>
              <w:t>m</w:t>
            </w:r>
            <w:r>
              <w:rPr>
                <w:rFonts w:ascii="Arial" w:hAnsi="Arial" w:cs="Arial"/>
                <w:szCs w:val="20"/>
              </w:rPr>
              <w:t>port they wish to run and still in the specified location</w:t>
            </w:r>
          </w:p>
        </w:tc>
      </w:tr>
    </w:tbl>
    <w:p w:rsidR="001F1F40" w:rsidRDefault="001F1F40" w:rsidP="0098127F">
      <w:pPr>
        <w:ind w:left="720"/>
        <w:rPr>
          <w:lang w:val="en-GB"/>
        </w:rPr>
      </w:pPr>
    </w:p>
    <w:p w:rsidR="001F1F40" w:rsidRDefault="001F1F40" w:rsidP="0098127F">
      <w:pPr>
        <w:ind w:left="720"/>
        <w:rPr>
          <w:lang w:val="en-GB"/>
        </w:rPr>
      </w:pPr>
    </w:p>
    <w:p w:rsidR="001F1F40" w:rsidRDefault="001F1F40" w:rsidP="0098127F">
      <w:pPr>
        <w:ind w:left="720"/>
        <w:rPr>
          <w:lang w:val="en-GB"/>
        </w:rPr>
      </w:pPr>
    </w:p>
    <w:p w:rsidR="00402D60" w:rsidRPr="00402D60" w:rsidRDefault="00F13332" w:rsidP="00402D60">
      <w:pPr>
        <w:pStyle w:val="Heading4"/>
      </w:pPr>
      <w:r>
        <w:t>Enabling or disabling “</w:t>
      </w:r>
      <w:r w:rsidR="006D70BD">
        <w:t xml:space="preserve">Halt </w:t>
      </w:r>
      <w:proofErr w:type="gramStart"/>
      <w:r w:rsidR="006D70BD">
        <w:t>Processing</w:t>
      </w:r>
      <w:proofErr w:type="gramEnd"/>
      <w:r w:rsidR="006D70BD">
        <w:t xml:space="preserve"> on data conversion errors</w:t>
      </w:r>
      <w:r>
        <w: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402D60" w:rsidRPr="003E00B3" w:rsidTr="009706A7">
        <w:trPr>
          <w:cantSplit/>
          <w:trHeight w:val="350"/>
        </w:trPr>
        <w:tc>
          <w:tcPr>
            <w:tcW w:w="2250" w:type="dxa"/>
            <w:shd w:val="clear" w:color="auto" w:fill="DBE5F1"/>
          </w:tcPr>
          <w:p w:rsidR="00402D60" w:rsidRDefault="00402D60" w:rsidP="009706A7">
            <w:pPr>
              <w:autoSpaceDE w:val="0"/>
              <w:autoSpaceDN w:val="0"/>
              <w:adjustRightInd w:val="0"/>
              <w:rPr>
                <w:rFonts w:ascii="Arial" w:hAnsi="Arial" w:cs="Arial"/>
                <w:b/>
                <w:bCs/>
                <w:szCs w:val="20"/>
              </w:rPr>
            </w:pPr>
          </w:p>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F13332" w:rsidRPr="00402D60" w:rsidRDefault="00F13332" w:rsidP="00F13332">
            <w:pPr>
              <w:pStyle w:val="Heading4"/>
            </w:pPr>
            <w:r>
              <w:t>Enabling or disabling “Break on Error”</w:t>
            </w:r>
          </w:p>
          <w:p w:rsidR="00402D60" w:rsidRPr="003E00B3" w:rsidRDefault="00402D60" w:rsidP="009706A7">
            <w:pPr>
              <w:autoSpaceDE w:val="0"/>
              <w:autoSpaceDN w:val="0"/>
              <w:adjustRightInd w:val="0"/>
              <w:rPr>
                <w:rFonts w:ascii="Arial" w:hAnsi="Arial" w:cs="Arial"/>
                <w:b/>
                <w:bCs/>
                <w:szCs w:val="20"/>
              </w:rPr>
            </w:pP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402D60" w:rsidRPr="003E00B3" w:rsidRDefault="00402D60" w:rsidP="00F13332">
            <w:pPr>
              <w:pStyle w:val="Bodytable"/>
              <w:ind w:left="0"/>
              <w:rPr>
                <w:rFonts w:ascii="Arial" w:hAnsi="Arial" w:cs="Arial"/>
                <w:sz w:val="20"/>
                <w:szCs w:val="20"/>
              </w:rPr>
            </w:pPr>
            <w:r w:rsidRPr="003E00B3">
              <w:rPr>
                <w:rFonts w:ascii="Arial" w:hAnsi="Arial" w:cs="Arial"/>
                <w:sz w:val="20"/>
                <w:szCs w:val="20"/>
              </w:rPr>
              <w:t xml:space="preserve">This use case describes the </w:t>
            </w:r>
            <w:r>
              <w:rPr>
                <w:rFonts w:ascii="Arial" w:hAnsi="Arial" w:cs="Arial"/>
                <w:sz w:val="20"/>
                <w:szCs w:val="20"/>
              </w:rPr>
              <w:t>step</w:t>
            </w:r>
            <w:r w:rsidR="00F13332">
              <w:rPr>
                <w:rFonts w:ascii="Arial" w:hAnsi="Arial" w:cs="Arial"/>
                <w:sz w:val="20"/>
                <w:szCs w:val="20"/>
              </w:rPr>
              <w:t xml:space="preserve"> a user would take to enable or disable </w:t>
            </w:r>
            <w:r>
              <w:rPr>
                <w:rFonts w:ascii="Arial" w:hAnsi="Arial" w:cs="Arial"/>
                <w:sz w:val="20"/>
                <w:szCs w:val="20"/>
              </w:rPr>
              <w:t xml:space="preserve"> </w:t>
            </w:r>
            <w:r w:rsidR="00F13332">
              <w:rPr>
                <w:rFonts w:ascii="Arial" w:hAnsi="Arial" w:cs="Arial"/>
                <w:sz w:val="20"/>
                <w:szCs w:val="20"/>
              </w:rPr>
              <w:t xml:space="preserve">the </w:t>
            </w:r>
            <w:r w:rsidR="006D70BD">
              <w:rPr>
                <w:rFonts w:ascii="Arial" w:hAnsi="Arial" w:cs="Arial"/>
                <w:sz w:val="20"/>
                <w:szCs w:val="20"/>
              </w:rPr>
              <w:t>option for the import process to stop if a converted field is not compatible with the data type of the target table column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402D60" w:rsidRPr="003E00B3" w:rsidRDefault="006D70BD" w:rsidP="009706A7">
            <w:pPr>
              <w:pStyle w:val="Bodytable"/>
              <w:ind w:left="0"/>
              <w:rPr>
                <w:rFonts w:ascii="Arial" w:hAnsi="Arial" w:cs="Arial"/>
                <w:sz w:val="20"/>
                <w:szCs w:val="20"/>
              </w:rPr>
            </w:pPr>
            <w:r>
              <w:rPr>
                <w:rFonts w:ascii="Arial" w:hAnsi="Arial" w:cs="Arial"/>
                <w:sz w:val="20"/>
                <w:szCs w:val="20"/>
              </w:rPr>
              <w:t>Set the option to their desired behaviour.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402D60" w:rsidRPr="003E00B3" w:rsidRDefault="00402D60"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402D60" w:rsidRPr="003E00B3" w:rsidRDefault="006D70BD" w:rsidP="009706A7">
            <w:pPr>
              <w:pStyle w:val="Bodytable"/>
              <w:ind w:hanging="113"/>
              <w:rPr>
                <w:rFonts w:ascii="Arial" w:hAnsi="Arial" w:cs="Arial"/>
                <w:sz w:val="20"/>
                <w:szCs w:val="20"/>
              </w:rPr>
            </w:pPr>
            <w:r>
              <w:rPr>
                <w:rFonts w:ascii="Arial" w:hAnsi="Arial" w:cs="Arial"/>
                <w:sz w:val="20"/>
                <w:szCs w:val="20"/>
              </w:rPr>
              <w:t>Program is running and in focus.</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402D60" w:rsidRPr="003E00B3" w:rsidRDefault="00402D60"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402D60" w:rsidRPr="003E00B3" w:rsidRDefault="00402D60"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402D60" w:rsidRPr="003E00B3" w:rsidRDefault="00402D60" w:rsidP="006D70BD">
            <w:pPr>
              <w:pStyle w:val="Bodytable"/>
              <w:ind w:left="0"/>
              <w:rPr>
                <w:rFonts w:ascii="Arial" w:hAnsi="Arial" w:cs="Arial"/>
                <w:sz w:val="20"/>
                <w:szCs w:val="20"/>
              </w:rPr>
            </w:pPr>
            <w:r w:rsidRPr="003E00B3">
              <w:rPr>
                <w:rFonts w:ascii="Arial" w:hAnsi="Arial" w:cs="Arial"/>
                <w:sz w:val="20"/>
                <w:szCs w:val="20"/>
              </w:rPr>
              <w:t xml:space="preserve">User wishes to </w:t>
            </w:r>
            <w:r w:rsidR="006D70BD">
              <w:rPr>
                <w:rFonts w:ascii="Arial" w:hAnsi="Arial" w:cs="Arial"/>
                <w:sz w:val="20"/>
                <w:szCs w:val="20"/>
              </w:rPr>
              <w:t>change the state of the “Halt Processing on data conversion errors” option.</w:t>
            </w:r>
          </w:p>
        </w:tc>
      </w:tr>
      <w:tr w:rsidR="00402D60" w:rsidRPr="003E00B3" w:rsidTr="009706A7">
        <w:tc>
          <w:tcPr>
            <w:tcW w:w="2250" w:type="dxa"/>
          </w:tcPr>
          <w:p w:rsidR="00402D60" w:rsidRPr="003E00B3" w:rsidRDefault="00402D60"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02D60" w:rsidRDefault="00402D60" w:rsidP="00140AEC">
            <w:pPr>
              <w:numPr>
                <w:ilvl w:val="0"/>
                <w:numId w:val="7"/>
              </w:numPr>
              <w:autoSpaceDE w:val="0"/>
              <w:autoSpaceDN w:val="0"/>
              <w:adjustRightInd w:val="0"/>
              <w:rPr>
                <w:rFonts w:ascii="Arial" w:hAnsi="Arial" w:cs="Arial"/>
                <w:szCs w:val="20"/>
              </w:rPr>
            </w:pPr>
            <w:r>
              <w:rPr>
                <w:rFonts w:ascii="Arial" w:hAnsi="Arial" w:cs="Arial"/>
                <w:szCs w:val="20"/>
              </w:rPr>
              <w:t xml:space="preserve">The User </w:t>
            </w:r>
            <w:r w:rsidR="006D70BD">
              <w:rPr>
                <w:rFonts w:ascii="Arial" w:hAnsi="Arial" w:cs="Arial"/>
                <w:szCs w:val="20"/>
              </w:rPr>
              <w:t>takes note of the current state of the option and decides they would prefer the alternate behavior.</w:t>
            </w:r>
          </w:p>
          <w:p w:rsidR="00402D60" w:rsidRDefault="00402D60" w:rsidP="009706A7">
            <w:pPr>
              <w:autoSpaceDE w:val="0"/>
              <w:autoSpaceDN w:val="0"/>
              <w:adjustRightInd w:val="0"/>
              <w:ind w:left="900"/>
              <w:rPr>
                <w:rFonts w:ascii="Arial" w:hAnsi="Arial" w:cs="Arial"/>
                <w:szCs w:val="20"/>
              </w:rPr>
            </w:pPr>
          </w:p>
          <w:p w:rsidR="00CC7B65" w:rsidRPr="006D70BD" w:rsidRDefault="00CC7B65" w:rsidP="00CC7B65">
            <w:pPr>
              <w:numPr>
                <w:ilvl w:val="0"/>
                <w:numId w:val="7"/>
              </w:numPr>
              <w:autoSpaceDE w:val="0"/>
              <w:autoSpaceDN w:val="0"/>
              <w:adjustRightInd w:val="0"/>
              <w:rPr>
                <w:rFonts w:ascii="Arial" w:hAnsi="Arial" w:cs="Arial"/>
                <w:szCs w:val="20"/>
              </w:rPr>
            </w:pPr>
            <w:r w:rsidRPr="006D70BD">
              <w:rPr>
                <w:rFonts w:ascii="Arial" w:hAnsi="Arial" w:cs="Arial"/>
                <w:szCs w:val="20"/>
              </w:rPr>
              <w:t xml:space="preserve">The user </w:t>
            </w:r>
            <w:r w:rsidR="006D70BD" w:rsidRPr="006D70BD">
              <w:rPr>
                <w:rFonts w:ascii="Arial" w:hAnsi="Arial" w:cs="Arial"/>
                <w:szCs w:val="20"/>
              </w:rPr>
              <w:t xml:space="preserve">clicks the check box to flip </w:t>
            </w:r>
            <w:proofErr w:type="gramStart"/>
            <w:r w:rsidR="006D70BD" w:rsidRPr="006D70BD">
              <w:rPr>
                <w:rFonts w:ascii="Arial" w:hAnsi="Arial" w:cs="Arial"/>
                <w:szCs w:val="20"/>
              </w:rPr>
              <w:t>it’s</w:t>
            </w:r>
            <w:proofErr w:type="gramEnd"/>
            <w:r w:rsidR="006D70BD" w:rsidRPr="006D70BD">
              <w:rPr>
                <w:rFonts w:ascii="Arial" w:hAnsi="Arial" w:cs="Arial"/>
                <w:szCs w:val="20"/>
              </w:rPr>
              <w:t xml:space="preserve"> state.</w:t>
            </w:r>
          </w:p>
          <w:p w:rsidR="00402D60" w:rsidRPr="003E00B3" w:rsidRDefault="00402D60" w:rsidP="006D70BD">
            <w:pPr>
              <w:autoSpaceDE w:val="0"/>
              <w:autoSpaceDN w:val="0"/>
              <w:adjustRightInd w:val="0"/>
              <w:rPr>
                <w:rFonts w:ascii="Arial" w:hAnsi="Arial" w:cs="Arial"/>
                <w:szCs w:val="20"/>
              </w:rPr>
            </w:pPr>
          </w:p>
        </w:tc>
      </w:tr>
      <w:tr w:rsidR="00402D60" w:rsidRPr="003E00B3" w:rsidTr="00402D60">
        <w:trPr>
          <w:trHeight w:val="422"/>
        </w:trPr>
        <w:tc>
          <w:tcPr>
            <w:tcW w:w="2250" w:type="dxa"/>
          </w:tcPr>
          <w:p w:rsidR="00402D60" w:rsidRPr="003E00B3" w:rsidRDefault="00402D60" w:rsidP="00402D60">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402D60" w:rsidRPr="003E00B3" w:rsidRDefault="00402D60" w:rsidP="00402D60">
            <w:pPr>
              <w:autoSpaceDE w:val="0"/>
              <w:autoSpaceDN w:val="0"/>
              <w:adjustRightInd w:val="0"/>
              <w:rPr>
                <w:rFonts w:ascii="Arial" w:hAnsi="Arial" w:cs="Arial"/>
                <w:szCs w:val="20"/>
              </w:rPr>
            </w:pPr>
            <w:r w:rsidRPr="003E00B3">
              <w:rPr>
                <w:rFonts w:ascii="Arial" w:hAnsi="Arial" w:cs="Arial"/>
                <w:szCs w:val="20"/>
              </w:rPr>
              <w:t>NA</w:t>
            </w:r>
          </w:p>
        </w:tc>
      </w:tr>
    </w:tbl>
    <w:p w:rsidR="00402D60" w:rsidRPr="0098127F" w:rsidRDefault="00402D60" w:rsidP="0098127F">
      <w:pPr>
        <w:ind w:left="720"/>
        <w:rPr>
          <w:lang w:val="en-GB"/>
        </w:rPr>
      </w:pPr>
    </w:p>
    <w:p w:rsidR="00914FFC" w:rsidRPr="00402D60" w:rsidRDefault="006D70BD" w:rsidP="00914FFC">
      <w:pPr>
        <w:pStyle w:val="Heading4"/>
      </w:pPr>
      <w:r>
        <w:t>Initiate Import</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14FFC" w:rsidRPr="003E00B3" w:rsidTr="009706A7">
        <w:trPr>
          <w:cantSplit/>
          <w:trHeight w:val="350"/>
        </w:trPr>
        <w:tc>
          <w:tcPr>
            <w:tcW w:w="2250" w:type="dxa"/>
            <w:shd w:val="clear" w:color="auto" w:fill="DBE5F1"/>
          </w:tcPr>
          <w:p w:rsidR="00914FFC" w:rsidRDefault="00914FFC" w:rsidP="009706A7">
            <w:pPr>
              <w:autoSpaceDE w:val="0"/>
              <w:autoSpaceDN w:val="0"/>
              <w:adjustRightInd w:val="0"/>
              <w:rPr>
                <w:rFonts w:ascii="Arial" w:hAnsi="Arial" w:cs="Arial"/>
                <w:b/>
                <w:bCs/>
                <w:szCs w:val="20"/>
              </w:rPr>
            </w:pPr>
          </w:p>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914FFC" w:rsidRPr="003E00B3" w:rsidRDefault="006D70BD" w:rsidP="009706A7">
            <w:pPr>
              <w:autoSpaceDE w:val="0"/>
              <w:autoSpaceDN w:val="0"/>
              <w:adjustRightInd w:val="0"/>
              <w:rPr>
                <w:rFonts w:ascii="Arial" w:hAnsi="Arial" w:cs="Arial"/>
                <w:b/>
                <w:bCs/>
                <w:szCs w:val="20"/>
              </w:rPr>
            </w:pPr>
            <w:r>
              <w:rPr>
                <w:rFonts w:ascii="Arial" w:hAnsi="Arial" w:cs="Arial"/>
                <w:szCs w:val="20"/>
              </w:rPr>
              <w:t xml:space="preserve">Initiate an import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914FFC" w:rsidRPr="003E00B3" w:rsidRDefault="006D70BD" w:rsidP="009706A7">
            <w:pPr>
              <w:pStyle w:val="Bodytable"/>
              <w:ind w:left="0"/>
              <w:rPr>
                <w:rFonts w:ascii="Arial" w:hAnsi="Arial" w:cs="Arial"/>
                <w:sz w:val="20"/>
                <w:szCs w:val="20"/>
              </w:rPr>
            </w:pPr>
            <w:r>
              <w:rPr>
                <w:rFonts w:ascii="Arial" w:hAnsi="Arial" w:cs="Arial"/>
                <w:sz w:val="20"/>
                <w:szCs w:val="20"/>
              </w:rPr>
              <w:t>Once the user has specified their three files, they want to start the import process.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914FFC" w:rsidRPr="003E00B3" w:rsidRDefault="00914FFC" w:rsidP="006D70BD">
            <w:pPr>
              <w:pStyle w:val="Bodytable"/>
              <w:ind w:left="0"/>
              <w:rPr>
                <w:rFonts w:ascii="Arial" w:hAnsi="Arial" w:cs="Arial"/>
                <w:sz w:val="20"/>
                <w:szCs w:val="20"/>
              </w:rPr>
            </w:pPr>
            <w:r w:rsidRPr="003E00B3">
              <w:rPr>
                <w:rFonts w:ascii="Arial" w:hAnsi="Arial" w:cs="Arial"/>
                <w:sz w:val="20"/>
                <w:szCs w:val="20"/>
              </w:rPr>
              <w:t xml:space="preserve">To </w:t>
            </w:r>
            <w:r w:rsidR="006D70BD">
              <w:rPr>
                <w:rFonts w:ascii="Arial" w:hAnsi="Arial" w:cs="Arial"/>
                <w:sz w:val="20"/>
                <w:szCs w:val="20"/>
              </w:rPr>
              <w:t xml:space="preserve">transfer the data from their data file into the DIS Access file for use by DA DIS. </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914FFC" w:rsidRPr="003E00B3" w:rsidRDefault="00914FFC" w:rsidP="009706A7">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6D70BD" w:rsidRDefault="006D70BD" w:rsidP="006D70BD">
            <w:pPr>
              <w:pStyle w:val="Bodytable"/>
              <w:ind w:hanging="113"/>
              <w:rPr>
                <w:rFonts w:ascii="Arial" w:hAnsi="Arial" w:cs="Arial"/>
                <w:sz w:val="20"/>
                <w:szCs w:val="20"/>
              </w:rPr>
            </w:pPr>
            <w:r>
              <w:rPr>
                <w:rFonts w:ascii="Arial" w:hAnsi="Arial" w:cs="Arial"/>
                <w:sz w:val="20"/>
                <w:szCs w:val="20"/>
              </w:rPr>
              <w:t>Program is running and in focus.</w:t>
            </w:r>
          </w:p>
          <w:p w:rsidR="006D70BD" w:rsidRPr="003E00B3" w:rsidRDefault="006D70BD" w:rsidP="006D70BD">
            <w:pPr>
              <w:pStyle w:val="Bodytable"/>
              <w:ind w:hanging="113"/>
              <w:rPr>
                <w:rFonts w:ascii="Arial" w:hAnsi="Arial" w:cs="Arial"/>
                <w:sz w:val="20"/>
                <w:szCs w:val="20"/>
              </w:rPr>
            </w:pPr>
            <w:r>
              <w:rPr>
                <w:rFonts w:ascii="Arial" w:hAnsi="Arial" w:cs="Arial"/>
                <w:sz w:val="20"/>
                <w:szCs w:val="20"/>
              </w:rPr>
              <w:t xml:space="preserve">A file is specified for each of the three </w:t>
            </w:r>
            <w:r w:rsidR="00430B6A">
              <w:rPr>
                <w:rFonts w:ascii="Arial" w:hAnsi="Arial" w:cs="Arial"/>
                <w:sz w:val="20"/>
                <w:szCs w:val="20"/>
              </w:rPr>
              <w:t>adjacent file selections.</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914FFC" w:rsidRPr="003E00B3" w:rsidRDefault="00914FFC" w:rsidP="009706A7">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914FFC" w:rsidRPr="003E00B3" w:rsidRDefault="00914FFC" w:rsidP="009706A7">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914FFC" w:rsidRPr="003E00B3" w:rsidRDefault="00914FFC" w:rsidP="00430B6A">
            <w:pPr>
              <w:pStyle w:val="Bodytable"/>
              <w:ind w:left="0"/>
              <w:rPr>
                <w:rFonts w:ascii="Arial" w:hAnsi="Arial" w:cs="Arial"/>
                <w:sz w:val="20"/>
                <w:szCs w:val="20"/>
              </w:rPr>
            </w:pPr>
            <w:r w:rsidRPr="003E00B3">
              <w:rPr>
                <w:rFonts w:ascii="Arial" w:hAnsi="Arial" w:cs="Arial"/>
                <w:sz w:val="20"/>
                <w:szCs w:val="20"/>
              </w:rPr>
              <w:t xml:space="preserve">User wishes to </w:t>
            </w:r>
            <w:r w:rsidR="00430B6A">
              <w:rPr>
                <w:rFonts w:ascii="Arial" w:hAnsi="Arial" w:cs="Arial"/>
                <w:sz w:val="20"/>
                <w:szCs w:val="20"/>
              </w:rPr>
              <w:t>import their data file into the DIS Access file.</w:t>
            </w:r>
          </w:p>
        </w:tc>
      </w:tr>
      <w:tr w:rsidR="00914FFC" w:rsidRPr="003E00B3" w:rsidTr="009706A7">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 xml:space="preserve">Specify a file target for Format </w:t>
            </w:r>
            <w:proofErr w:type="spellStart"/>
            <w:r w:rsidRPr="00430B6A">
              <w:rPr>
                <w:rFonts w:ascii="Arial" w:hAnsi="Arial" w:cs="Arial"/>
                <w:szCs w:val="20"/>
              </w:rPr>
              <w:t>Definintion</w:t>
            </w:r>
            <w:proofErr w:type="spellEnd"/>
            <w:r w:rsidRPr="00430B6A">
              <w:rPr>
                <w:rFonts w:ascii="Arial" w:hAnsi="Arial" w:cs="Arial"/>
                <w:szCs w:val="20"/>
              </w:rPr>
              <w:t xml:space="preserve"> File</w:t>
            </w:r>
            <w:r>
              <w:rPr>
                <w:rFonts w:ascii="Arial" w:hAnsi="Arial" w:cs="Arial"/>
                <w:szCs w:val="20"/>
              </w:rPr>
              <w:t>”</w:t>
            </w:r>
          </w:p>
          <w:p w:rsidR="00430B6A" w:rsidRDefault="00430B6A" w:rsidP="00430B6A">
            <w:pPr>
              <w:autoSpaceDE w:val="0"/>
              <w:autoSpaceDN w:val="0"/>
              <w:adjustRightInd w:val="0"/>
              <w:ind w:left="900"/>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Data  File</w:t>
            </w:r>
            <w:r>
              <w:rPr>
                <w:rFonts w:ascii="Arial" w:hAnsi="Arial" w:cs="Arial"/>
                <w:szCs w:val="20"/>
              </w:rPr>
              <w:t>”</w:t>
            </w:r>
          </w:p>
          <w:p w:rsidR="00430B6A" w:rsidRDefault="00430B6A" w:rsidP="00430B6A">
            <w:pPr>
              <w:pStyle w:val="ListParagraph"/>
              <w:rPr>
                <w:rFonts w:ascii="Arial" w:hAnsi="Arial" w:cs="Arial"/>
                <w:szCs w:val="20"/>
              </w:rPr>
            </w:pP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completed the steps of “</w:t>
            </w:r>
            <w:r w:rsidRPr="00430B6A">
              <w:rPr>
                <w:rFonts w:ascii="Arial" w:hAnsi="Arial" w:cs="Arial"/>
                <w:szCs w:val="20"/>
              </w:rPr>
              <w:t>Specify a file target for DIS Access Database File</w:t>
            </w:r>
            <w:r>
              <w:rPr>
                <w:rFonts w:ascii="Arial" w:hAnsi="Arial" w:cs="Arial"/>
                <w:szCs w:val="20"/>
              </w:rPr>
              <w:t>”</w:t>
            </w:r>
          </w:p>
          <w:p w:rsidR="00430B6A" w:rsidRDefault="00430B6A" w:rsidP="00430B6A">
            <w:pPr>
              <w:pStyle w:val="ListParagraph"/>
              <w:rPr>
                <w:rFonts w:ascii="Arial" w:hAnsi="Arial" w:cs="Arial"/>
                <w:szCs w:val="20"/>
              </w:rPr>
            </w:pP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has confirmed they are accepting the state of the “</w:t>
            </w:r>
            <w:r w:rsidRPr="00430B6A">
              <w:rPr>
                <w:rFonts w:ascii="Arial" w:hAnsi="Arial" w:cs="Arial"/>
                <w:szCs w:val="20"/>
              </w:rPr>
              <w:t>Halt Processing on data conversion errors</w:t>
            </w:r>
            <w:r>
              <w:rPr>
                <w:rFonts w:ascii="Arial" w:hAnsi="Arial" w:cs="Arial"/>
                <w:szCs w:val="20"/>
              </w:rPr>
              <w:t>”</w:t>
            </w:r>
          </w:p>
          <w:p w:rsidR="00914FFC" w:rsidRDefault="00914FFC" w:rsidP="009706A7">
            <w:pPr>
              <w:autoSpaceDE w:val="0"/>
              <w:autoSpaceDN w:val="0"/>
              <w:adjustRightInd w:val="0"/>
              <w:ind w:left="900"/>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User selects the ‘Execute’ button to begin the processing.</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Execute button changes to “Stop Processing”, or som</w:t>
            </w:r>
            <w:r>
              <w:rPr>
                <w:rFonts w:ascii="Arial" w:hAnsi="Arial" w:cs="Arial"/>
                <w:szCs w:val="20"/>
              </w:rPr>
              <w:t>e</w:t>
            </w:r>
            <w:r>
              <w:rPr>
                <w:rFonts w:ascii="Arial" w:hAnsi="Arial" w:cs="Arial"/>
                <w:szCs w:val="20"/>
              </w:rPr>
              <w:t>thing in that vein.</w:t>
            </w:r>
          </w:p>
          <w:p w:rsidR="00430B6A" w:rsidRDefault="00430B6A" w:rsidP="00430B6A">
            <w:pPr>
              <w:pStyle w:val="ListParagraph"/>
              <w:rPr>
                <w:rFonts w:ascii="Arial" w:hAnsi="Arial" w:cs="Arial"/>
                <w:szCs w:val="20"/>
              </w:rPr>
            </w:pPr>
          </w:p>
          <w:p w:rsidR="00430B6A"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Logging window updates periodically with information about the status of the file processing.</w:t>
            </w:r>
          </w:p>
          <w:p w:rsidR="00430B6A" w:rsidRDefault="00430B6A" w:rsidP="00430B6A">
            <w:pPr>
              <w:pStyle w:val="ListParagraph"/>
              <w:rPr>
                <w:rFonts w:ascii="Arial" w:hAnsi="Arial" w:cs="Arial"/>
                <w:szCs w:val="20"/>
              </w:rPr>
            </w:pPr>
          </w:p>
          <w:p w:rsidR="00914FFC" w:rsidRPr="003E00B3" w:rsidRDefault="00430B6A" w:rsidP="00140AEC">
            <w:pPr>
              <w:numPr>
                <w:ilvl w:val="0"/>
                <w:numId w:val="8"/>
              </w:numPr>
              <w:autoSpaceDE w:val="0"/>
              <w:autoSpaceDN w:val="0"/>
              <w:adjustRightInd w:val="0"/>
              <w:rPr>
                <w:rFonts w:ascii="Arial" w:hAnsi="Arial" w:cs="Arial"/>
                <w:szCs w:val="20"/>
              </w:rPr>
            </w:pPr>
            <w:r>
              <w:rPr>
                <w:rFonts w:ascii="Arial" w:hAnsi="Arial" w:cs="Arial"/>
                <w:szCs w:val="20"/>
              </w:rPr>
              <w:t>Process completes, logging window indicates this, button returns to ‘Execute’.</w:t>
            </w:r>
            <w:r w:rsidR="00914FFC" w:rsidRPr="003E00B3">
              <w:rPr>
                <w:rFonts w:ascii="Arial" w:hAnsi="Arial" w:cs="Arial"/>
                <w:szCs w:val="20"/>
              </w:rPr>
              <w:br/>
            </w:r>
          </w:p>
          <w:p w:rsid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optionally validates the presence of the imported data in the DIS Access file.</w:t>
            </w:r>
          </w:p>
          <w:p w:rsidR="00430B6A" w:rsidRPr="00430B6A" w:rsidRDefault="00430B6A" w:rsidP="00430B6A">
            <w:pPr>
              <w:numPr>
                <w:ilvl w:val="0"/>
                <w:numId w:val="8"/>
              </w:numPr>
              <w:autoSpaceDE w:val="0"/>
              <w:autoSpaceDN w:val="0"/>
              <w:adjustRightInd w:val="0"/>
              <w:rPr>
                <w:rFonts w:ascii="Arial" w:hAnsi="Arial" w:cs="Arial"/>
                <w:szCs w:val="20"/>
              </w:rPr>
            </w:pPr>
            <w:r>
              <w:rPr>
                <w:rFonts w:ascii="Arial" w:hAnsi="Arial" w:cs="Arial"/>
                <w:szCs w:val="20"/>
              </w:rPr>
              <w:t>User can now continue on to import the Access database into RISKMASTER via the DA DIS template.</w:t>
            </w:r>
          </w:p>
        </w:tc>
      </w:tr>
      <w:tr w:rsidR="00914FFC" w:rsidRPr="003E00B3" w:rsidTr="009706A7">
        <w:trPr>
          <w:trHeight w:val="440"/>
        </w:trPr>
        <w:tc>
          <w:tcPr>
            <w:tcW w:w="2250" w:type="dxa"/>
          </w:tcPr>
          <w:p w:rsidR="00914FFC" w:rsidRPr="003E00B3" w:rsidRDefault="00914FFC" w:rsidP="009706A7">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User Attempts to start the import process without having specified all three require files.</w:t>
            </w:r>
          </w:p>
          <w:p w:rsidR="00430B6A" w:rsidRDefault="00430B6A" w:rsidP="00430B6A">
            <w:pPr>
              <w:autoSpaceDE w:val="0"/>
              <w:autoSpaceDN w:val="0"/>
              <w:adjustRightInd w:val="0"/>
              <w:rPr>
                <w:rFonts w:ascii="Arial" w:hAnsi="Arial" w:cs="Arial"/>
                <w:szCs w:val="20"/>
              </w:rPr>
            </w:pPr>
          </w:p>
          <w:p w:rsidR="00430B6A" w:rsidRDefault="00430B6A" w:rsidP="00430B6A">
            <w:pPr>
              <w:autoSpaceDE w:val="0"/>
              <w:autoSpaceDN w:val="0"/>
              <w:adjustRightInd w:val="0"/>
              <w:rPr>
                <w:rFonts w:ascii="Arial" w:hAnsi="Arial" w:cs="Arial"/>
                <w:szCs w:val="20"/>
              </w:rPr>
            </w:pPr>
            <w:r>
              <w:rPr>
                <w:rFonts w:ascii="Arial" w:hAnsi="Arial" w:cs="Arial"/>
                <w:szCs w:val="20"/>
              </w:rPr>
              <w:t>Multiple options:</w:t>
            </w:r>
          </w:p>
          <w:p w:rsidR="00430B6A" w:rsidRPr="00430B6A" w:rsidRDefault="00430B6A" w:rsidP="00430B6A">
            <w:pPr>
              <w:autoSpaceDE w:val="0"/>
              <w:autoSpaceDN w:val="0"/>
              <w:adjustRightInd w:val="0"/>
              <w:rPr>
                <w:rFonts w:ascii="Arial" w:hAnsi="Arial" w:cs="Arial"/>
                <w:szCs w:val="20"/>
              </w:rPr>
            </w:pPr>
          </w:p>
          <w:p w:rsidR="00430B6A" w:rsidRDefault="00430B6A"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Do not enable ‘Execute’ button until all three files have been specified.</w:t>
            </w:r>
          </w:p>
          <w:p w:rsidR="00430B6A" w:rsidRPr="00430B6A" w:rsidRDefault="00430B6A" w:rsidP="00430B6A">
            <w:pPr>
              <w:autoSpaceDE w:val="0"/>
              <w:autoSpaceDN w:val="0"/>
              <w:adjustRightInd w:val="0"/>
              <w:rPr>
                <w:rFonts w:ascii="Arial" w:hAnsi="Arial" w:cs="Arial"/>
                <w:szCs w:val="20"/>
              </w:rPr>
            </w:pPr>
          </w:p>
          <w:p w:rsidR="00430B6A" w:rsidRDefault="00A26BE7" w:rsidP="00430B6A">
            <w:pPr>
              <w:pStyle w:val="ListParagraph"/>
              <w:numPr>
                <w:ilvl w:val="0"/>
                <w:numId w:val="24"/>
              </w:numPr>
              <w:autoSpaceDE w:val="0"/>
              <w:autoSpaceDN w:val="0"/>
              <w:adjustRightInd w:val="0"/>
              <w:rPr>
                <w:rFonts w:ascii="Arial" w:hAnsi="Arial" w:cs="Arial"/>
                <w:szCs w:val="20"/>
              </w:rPr>
            </w:pPr>
            <w:r>
              <w:rPr>
                <w:rFonts w:ascii="Arial" w:hAnsi="Arial" w:cs="Arial"/>
                <w:szCs w:val="20"/>
              </w:rPr>
              <w:t>Supply the user with a useful message indicating why the process did not start in the log window.</w:t>
            </w:r>
          </w:p>
          <w:p w:rsidR="00A26BE7" w:rsidRPr="00A26BE7" w:rsidRDefault="00A26BE7" w:rsidP="00A26BE7">
            <w:pPr>
              <w:autoSpaceDE w:val="0"/>
              <w:autoSpaceDN w:val="0"/>
              <w:adjustRightInd w:val="0"/>
              <w:rPr>
                <w:rFonts w:ascii="Arial" w:hAnsi="Arial" w:cs="Arial"/>
                <w:szCs w:val="20"/>
              </w:rPr>
            </w:pPr>
          </w:p>
        </w:tc>
      </w:tr>
    </w:tbl>
    <w:p w:rsidR="00914FFC" w:rsidRDefault="00914FFC" w:rsidP="00914FFC">
      <w:pPr>
        <w:ind w:left="720"/>
        <w:rPr>
          <w:lang w:val="en-GB"/>
        </w:rPr>
      </w:pPr>
    </w:p>
    <w:p w:rsidR="005B4FEE" w:rsidRPr="00402D60" w:rsidRDefault="005B4FEE" w:rsidP="005B4FEE">
      <w:pPr>
        <w:pStyle w:val="Heading4"/>
      </w:pPr>
      <w:r>
        <w:t>Clearing the log window</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Pr>
                <w:rFonts w:ascii="Arial" w:hAnsi="Arial" w:cs="Arial"/>
                <w:szCs w:val="20"/>
              </w:rPr>
              <w:t xml:space="preserve">Clearing the log window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User is running multiple imports, wants to remove log information from the previous process.</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Clear the contents of the log window so a future execution will be </w:t>
            </w:r>
            <w:proofErr w:type="spellStart"/>
            <w:r>
              <w:rPr>
                <w:rFonts w:ascii="Arial" w:hAnsi="Arial" w:cs="Arial"/>
                <w:sz w:val="20"/>
                <w:szCs w:val="20"/>
              </w:rPr>
              <w:t>unemcumbered</w:t>
            </w:r>
            <w:proofErr w:type="spellEnd"/>
            <w:r>
              <w:rPr>
                <w:rFonts w:ascii="Arial" w:hAnsi="Arial" w:cs="Arial"/>
                <w:sz w:val="20"/>
                <w:szCs w:val="20"/>
              </w:rPr>
              <w:t xml:space="preserve"> by a previous execution.  </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9E5D9C">
            <w:pPr>
              <w:pStyle w:val="Bodytable"/>
              <w:ind w:hanging="113"/>
              <w:rPr>
                <w:rFonts w:ascii="Arial" w:hAnsi="Arial" w:cs="Arial"/>
                <w:sz w:val="20"/>
                <w:szCs w:val="20"/>
              </w:rPr>
            </w:pPr>
            <w:r>
              <w:rPr>
                <w:rFonts w:ascii="Arial" w:hAnsi="Arial" w:cs="Arial"/>
                <w:sz w:val="20"/>
                <w:szCs w:val="20"/>
              </w:rPr>
              <w:t>Something is in the log window to clear.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5B4FEE">
            <w:pPr>
              <w:pStyle w:val="Bodytable"/>
              <w:ind w:left="0"/>
              <w:rPr>
                <w:rFonts w:ascii="Arial" w:hAnsi="Arial" w:cs="Arial"/>
                <w:sz w:val="20"/>
                <w:szCs w:val="20"/>
              </w:rPr>
            </w:pPr>
            <w:r w:rsidRPr="003E00B3">
              <w:rPr>
                <w:rFonts w:ascii="Arial" w:hAnsi="Arial" w:cs="Arial"/>
                <w:sz w:val="20"/>
                <w:szCs w:val="20"/>
              </w:rPr>
              <w:t xml:space="preserve">User wishes to </w:t>
            </w:r>
            <w:r>
              <w:rPr>
                <w:rFonts w:ascii="Arial" w:hAnsi="Arial" w:cs="Arial"/>
                <w:sz w:val="20"/>
                <w:szCs w:val="20"/>
              </w:rPr>
              <w:t>clear the contents of the log window.</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t>nario:</w:t>
            </w:r>
          </w:p>
        </w:tc>
        <w:tc>
          <w:tcPr>
            <w:tcW w:w="6356" w:type="dxa"/>
          </w:tcPr>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notices that the log window contains information they no longer need.</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User clicks the ‘Clear’ button at the bottom of the window.</w:t>
            </w:r>
          </w:p>
          <w:p w:rsidR="005B4FEE" w:rsidRDefault="005B4FEE" w:rsidP="009E5D9C">
            <w:pPr>
              <w:pStyle w:val="ListParagraph"/>
              <w:rPr>
                <w:rFonts w:ascii="Arial" w:hAnsi="Arial" w:cs="Arial"/>
                <w:szCs w:val="20"/>
              </w:rPr>
            </w:pPr>
          </w:p>
          <w:p w:rsidR="005B4FEE" w:rsidRPr="00430B6A" w:rsidRDefault="005B4FEE" w:rsidP="005B4FEE">
            <w:pPr>
              <w:numPr>
                <w:ilvl w:val="0"/>
                <w:numId w:val="26"/>
              </w:numPr>
              <w:autoSpaceDE w:val="0"/>
              <w:autoSpaceDN w:val="0"/>
              <w:adjustRightInd w:val="0"/>
              <w:rPr>
                <w:rFonts w:ascii="Arial" w:hAnsi="Arial" w:cs="Arial"/>
                <w:szCs w:val="20"/>
              </w:rPr>
            </w:pPr>
            <w:r>
              <w:rPr>
                <w:rFonts w:ascii="Arial" w:hAnsi="Arial" w:cs="Arial"/>
                <w:szCs w:val="20"/>
              </w:rPr>
              <w:t xml:space="preserve">The </w:t>
            </w:r>
            <w:proofErr w:type="gramStart"/>
            <w:r>
              <w:rPr>
                <w:rFonts w:ascii="Arial" w:hAnsi="Arial" w:cs="Arial"/>
                <w:szCs w:val="20"/>
              </w:rPr>
              <w:t>contents of the log window is</w:t>
            </w:r>
            <w:proofErr w:type="gramEnd"/>
            <w:r>
              <w:rPr>
                <w:rFonts w:ascii="Arial" w:hAnsi="Arial" w:cs="Arial"/>
                <w:szCs w:val="20"/>
              </w:rPr>
              <w:t xml:space="preserve"> removed.</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Alternate Scenarios:</w:t>
            </w:r>
          </w:p>
        </w:tc>
        <w:tc>
          <w:tcPr>
            <w:tcW w:w="6356" w:type="dxa"/>
          </w:tcPr>
          <w:p w:rsidR="005B4FEE" w:rsidRPr="00A26BE7" w:rsidRDefault="005B4FEE" w:rsidP="005B4FEE">
            <w:pPr>
              <w:autoSpaceDE w:val="0"/>
              <w:autoSpaceDN w:val="0"/>
              <w:adjustRightInd w:val="0"/>
              <w:rPr>
                <w:rFonts w:ascii="Arial" w:hAnsi="Arial" w:cs="Arial"/>
                <w:szCs w:val="20"/>
              </w:rPr>
            </w:pPr>
            <w:r w:rsidRPr="005B4FEE">
              <w:rPr>
                <w:rFonts w:ascii="Arial" w:hAnsi="Arial" w:cs="Arial"/>
                <w:szCs w:val="20"/>
              </w:rPr>
              <w:t>None</w:t>
            </w:r>
          </w:p>
        </w:tc>
      </w:tr>
    </w:tbl>
    <w:p w:rsidR="005C5A7E" w:rsidRDefault="005C5A7E" w:rsidP="00C9043B">
      <w:pPr>
        <w:rPr>
          <w:rFonts w:ascii="Arial" w:hAnsi="Arial" w:cs="Arial"/>
        </w:rPr>
      </w:pPr>
    </w:p>
    <w:p w:rsidR="005B4FEE" w:rsidRPr="00402D60" w:rsidRDefault="005B4FEE" w:rsidP="005B4FEE">
      <w:pPr>
        <w:pStyle w:val="Heading4"/>
      </w:pPr>
      <w:r>
        <w:t>Saving the contents of the log window to a file</w:t>
      </w: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B4FEE" w:rsidRPr="003E00B3" w:rsidTr="009E5D9C">
        <w:trPr>
          <w:cantSplit/>
          <w:trHeight w:val="350"/>
        </w:trPr>
        <w:tc>
          <w:tcPr>
            <w:tcW w:w="2250" w:type="dxa"/>
            <w:shd w:val="clear" w:color="auto" w:fill="DBE5F1"/>
          </w:tcPr>
          <w:p w:rsidR="005B4FEE" w:rsidRDefault="005B4FEE" w:rsidP="009E5D9C">
            <w:pPr>
              <w:autoSpaceDE w:val="0"/>
              <w:autoSpaceDN w:val="0"/>
              <w:adjustRightInd w:val="0"/>
              <w:rPr>
                <w:rFonts w:ascii="Arial" w:hAnsi="Arial" w:cs="Arial"/>
                <w:b/>
                <w:bCs/>
                <w:szCs w:val="20"/>
              </w:rPr>
            </w:pPr>
          </w:p>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br w:type="page"/>
              <w:t xml:space="preserve">Use Case: </w:t>
            </w:r>
          </w:p>
        </w:tc>
        <w:tc>
          <w:tcPr>
            <w:tcW w:w="6356" w:type="dxa"/>
            <w:shd w:val="clear" w:color="auto" w:fill="DBE5F1"/>
            <w:vAlign w:val="center"/>
          </w:tcPr>
          <w:p w:rsidR="005B4FEE" w:rsidRPr="003E00B3" w:rsidRDefault="005B4FEE" w:rsidP="009E5D9C">
            <w:pPr>
              <w:autoSpaceDE w:val="0"/>
              <w:autoSpaceDN w:val="0"/>
              <w:adjustRightInd w:val="0"/>
              <w:rPr>
                <w:rFonts w:ascii="Arial" w:hAnsi="Arial" w:cs="Arial"/>
                <w:b/>
                <w:bCs/>
                <w:szCs w:val="20"/>
              </w:rPr>
            </w:pPr>
            <w:r w:rsidRPr="005B4FEE">
              <w:rPr>
                <w:rFonts w:ascii="Arial" w:hAnsi="Arial" w:cs="Arial"/>
                <w:szCs w:val="20"/>
              </w:rPr>
              <w:t>Saving the contents of the log window to a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Context of use:</w:t>
            </w:r>
          </w:p>
        </w:tc>
        <w:tc>
          <w:tcPr>
            <w:tcW w:w="6356" w:type="dxa"/>
          </w:tcPr>
          <w:p w:rsidR="003F5ECB" w:rsidRDefault="005B4FEE" w:rsidP="005B4FEE">
            <w:pPr>
              <w:pStyle w:val="Bodytable"/>
              <w:ind w:left="0"/>
              <w:rPr>
                <w:rFonts w:ascii="Arial" w:hAnsi="Arial" w:cs="Arial"/>
                <w:sz w:val="20"/>
                <w:szCs w:val="20"/>
              </w:rPr>
            </w:pPr>
            <w:r>
              <w:rPr>
                <w:rFonts w:ascii="Arial" w:hAnsi="Arial" w:cs="Arial"/>
                <w:sz w:val="20"/>
                <w:szCs w:val="20"/>
              </w:rPr>
              <w:t xml:space="preserve">User may have encountered errors and wishes to save off a copy of the log to supply to support.  </w:t>
            </w:r>
          </w:p>
          <w:p w:rsidR="005B4FEE" w:rsidRPr="003E00B3" w:rsidRDefault="005B4FEE" w:rsidP="005B4FEE">
            <w:pPr>
              <w:pStyle w:val="Bodytable"/>
              <w:ind w:left="0"/>
              <w:rPr>
                <w:rFonts w:ascii="Arial" w:hAnsi="Arial" w:cs="Arial"/>
                <w:sz w:val="20"/>
                <w:szCs w:val="20"/>
              </w:rPr>
            </w:pPr>
            <w:r>
              <w:rPr>
                <w:rFonts w:ascii="Arial" w:hAnsi="Arial" w:cs="Arial"/>
                <w:sz w:val="20"/>
                <w:szCs w:val="20"/>
              </w:rPr>
              <w:t>User may have doubts about the XML mapping or the data file and they wish to send evidence of problems with the file to a colleague or third party.</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End User Goal:</w:t>
            </w:r>
          </w:p>
        </w:tc>
        <w:tc>
          <w:tcPr>
            <w:tcW w:w="6356" w:type="dxa"/>
          </w:tcPr>
          <w:p w:rsidR="005B4FEE" w:rsidRPr="003E00B3" w:rsidRDefault="005B4FEE" w:rsidP="009E5D9C">
            <w:pPr>
              <w:pStyle w:val="Bodytable"/>
              <w:ind w:left="0"/>
              <w:rPr>
                <w:rFonts w:ascii="Arial" w:hAnsi="Arial" w:cs="Arial"/>
                <w:sz w:val="20"/>
                <w:szCs w:val="20"/>
              </w:rPr>
            </w:pPr>
            <w:r>
              <w:rPr>
                <w:rFonts w:ascii="Arial" w:hAnsi="Arial" w:cs="Arial"/>
                <w:sz w:val="20"/>
                <w:szCs w:val="20"/>
              </w:rPr>
              <w:t xml:space="preserve">Retain the current contents of the log window into a text </w:t>
            </w:r>
            <w:proofErr w:type="gramStart"/>
            <w:r>
              <w:rPr>
                <w:rFonts w:ascii="Arial" w:hAnsi="Arial" w:cs="Arial"/>
                <w:sz w:val="20"/>
                <w:szCs w:val="20"/>
              </w:rPr>
              <w:t>file .</w:t>
            </w:r>
            <w:proofErr w:type="gramEnd"/>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Primary Actor:</w:t>
            </w:r>
          </w:p>
        </w:tc>
        <w:tc>
          <w:tcPr>
            <w:tcW w:w="6356" w:type="dxa"/>
          </w:tcPr>
          <w:p w:rsidR="005B4FEE" w:rsidRPr="003E00B3" w:rsidRDefault="005B4FEE" w:rsidP="009E5D9C">
            <w:pPr>
              <w:pStyle w:val="Sign-off"/>
              <w:tabs>
                <w:tab w:val="clear" w:pos="4253"/>
              </w:tabs>
              <w:overflowPunct/>
              <w:spacing w:before="0"/>
              <w:textAlignment w:val="auto"/>
              <w:rPr>
                <w:rFonts w:ascii="Arial" w:hAnsi="Arial" w:cs="Arial"/>
                <w:sz w:val="20"/>
                <w:szCs w:val="20"/>
              </w:rPr>
            </w:pPr>
            <w:r w:rsidRPr="003E00B3">
              <w:rPr>
                <w:rFonts w:ascii="Arial" w:hAnsi="Arial" w:cs="Arial"/>
                <w:sz w:val="20"/>
                <w:szCs w:val="20"/>
              </w:rPr>
              <w:t>User</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Precondition:</w:t>
            </w:r>
          </w:p>
        </w:tc>
        <w:tc>
          <w:tcPr>
            <w:tcW w:w="6356" w:type="dxa"/>
          </w:tcPr>
          <w:p w:rsidR="005B4FEE" w:rsidRDefault="005B4FEE" w:rsidP="009E5D9C">
            <w:pPr>
              <w:pStyle w:val="Bodytable"/>
              <w:ind w:hanging="113"/>
              <w:rPr>
                <w:rFonts w:ascii="Arial" w:hAnsi="Arial" w:cs="Arial"/>
                <w:sz w:val="20"/>
                <w:szCs w:val="20"/>
              </w:rPr>
            </w:pPr>
            <w:r>
              <w:rPr>
                <w:rFonts w:ascii="Arial" w:hAnsi="Arial" w:cs="Arial"/>
                <w:sz w:val="20"/>
                <w:szCs w:val="20"/>
              </w:rPr>
              <w:t>Program is running and in focus.</w:t>
            </w:r>
          </w:p>
          <w:p w:rsidR="005B4FEE" w:rsidRPr="003E00B3" w:rsidRDefault="005B4FEE" w:rsidP="005B4FEE">
            <w:pPr>
              <w:pStyle w:val="Bodytable"/>
              <w:ind w:hanging="113"/>
              <w:rPr>
                <w:rFonts w:ascii="Arial" w:hAnsi="Arial" w:cs="Arial"/>
                <w:sz w:val="20"/>
                <w:szCs w:val="20"/>
              </w:rPr>
            </w:pPr>
            <w:r>
              <w:rPr>
                <w:rFonts w:ascii="Arial" w:hAnsi="Arial" w:cs="Arial"/>
                <w:sz w:val="20"/>
                <w:szCs w:val="20"/>
              </w:rPr>
              <w:t>Something is in the log window worth saving</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Minimal Guarantees:</w:t>
            </w:r>
          </w:p>
        </w:tc>
        <w:tc>
          <w:tcPr>
            <w:tcW w:w="6356" w:type="dxa"/>
          </w:tcPr>
          <w:p w:rsidR="005B4FEE" w:rsidRPr="003E00B3" w:rsidRDefault="005B4FEE" w:rsidP="009E5D9C">
            <w:pPr>
              <w:pStyle w:val="Bodytable"/>
              <w:ind w:hanging="113"/>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Success Guara</w:t>
            </w:r>
            <w:r w:rsidRPr="003E00B3">
              <w:rPr>
                <w:rFonts w:ascii="Arial" w:hAnsi="Arial" w:cs="Arial"/>
                <w:b/>
                <w:bCs/>
                <w:szCs w:val="20"/>
              </w:rPr>
              <w:t>n</w:t>
            </w:r>
            <w:r w:rsidRPr="003E00B3">
              <w:rPr>
                <w:rFonts w:ascii="Arial" w:hAnsi="Arial" w:cs="Arial"/>
                <w:b/>
                <w:bCs/>
                <w:szCs w:val="20"/>
              </w:rPr>
              <w:t>tees:</w:t>
            </w:r>
          </w:p>
        </w:tc>
        <w:tc>
          <w:tcPr>
            <w:tcW w:w="6356" w:type="dxa"/>
          </w:tcPr>
          <w:p w:rsidR="005B4FEE" w:rsidRPr="003E00B3" w:rsidRDefault="005B4FEE" w:rsidP="009E5D9C">
            <w:pPr>
              <w:pStyle w:val="Bodytable"/>
              <w:ind w:left="115" w:right="115" w:hanging="115"/>
              <w:rPr>
                <w:rFonts w:ascii="Arial" w:hAnsi="Arial" w:cs="Arial"/>
                <w:sz w:val="20"/>
                <w:szCs w:val="20"/>
              </w:rPr>
            </w:pPr>
            <w:r w:rsidRPr="003E00B3">
              <w:rPr>
                <w:rFonts w:ascii="Arial" w:hAnsi="Arial" w:cs="Arial"/>
                <w:sz w:val="20"/>
                <w:szCs w:val="20"/>
              </w:rPr>
              <w:t>End User Goal as mentioned above is achieved</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Trigger:</w:t>
            </w:r>
          </w:p>
        </w:tc>
        <w:tc>
          <w:tcPr>
            <w:tcW w:w="6356" w:type="dxa"/>
          </w:tcPr>
          <w:p w:rsidR="005B4FEE" w:rsidRPr="003E00B3" w:rsidRDefault="005B4FEE" w:rsidP="003F5ECB">
            <w:pPr>
              <w:pStyle w:val="Bodytable"/>
              <w:ind w:left="0"/>
              <w:rPr>
                <w:rFonts w:ascii="Arial" w:hAnsi="Arial" w:cs="Arial"/>
                <w:sz w:val="20"/>
                <w:szCs w:val="20"/>
              </w:rPr>
            </w:pPr>
            <w:r w:rsidRPr="003E00B3">
              <w:rPr>
                <w:rFonts w:ascii="Arial" w:hAnsi="Arial" w:cs="Arial"/>
                <w:sz w:val="20"/>
                <w:szCs w:val="20"/>
              </w:rPr>
              <w:t xml:space="preserve">User wishes to </w:t>
            </w:r>
            <w:r w:rsidR="003F5ECB">
              <w:rPr>
                <w:rFonts w:ascii="Arial" w:hAnsi="Arial" w:cs="Arial"/>
                <w:sz w:val="20"/>
                <w:szCs w:val="20"/>
              </w:rPr>
              <w:t>save</w:t>
            </w:r>
            <w:r>
              <w:rPr>
                <w:rFonts w:ascii="Arial" w:hAnsi="Arial" w:cs="Arial"/>
                <w:sz w:val="20"/>
                <w:szCs w:val="20"/>
              </w:rPr>
              <w:t xml:space="preserve"> the contents of the log window</w:t>
            </w:r>
            <w:r w:rsidR="003F5ECB">
              <w:rPr>
                <w:rFonts w:ascii="Arial" w:hAnsi="Arial" w:cs="Arial"/>
                <w:sz w:val="20"/>
                <w:szCs w:val="20"/>
              </w:rPr>
              <w:t xml:space="preserve"> into a text file</w:t>
            </w:r>
          </w:p>
        </w:tc>
      </w:tr>
      <w:tr w:rsidR="005B4FEE" w:rsidRPr="003E00B3" w:rsidTr="009E5D9C">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t>Main Success Sc</w:t>
            </w:r>
            <w:r w:rsidRPr="003E00B3">
              <w:rPr>
                <w:rFonts w:ascii="Arial" w:hAnsi="Arial" w:cs="Arial"/>
                <w:b/>
                <w:bCs/>
                <w:szCs w:val="20"/>
              </w:rPr>
              <w:t>e</w:t>
            </w:r>
            <w:r w:rsidRPr="003E00B3">
              <w:rPr>
                <w:rFonts w:ascii="Arial" w:hAnsi="Arial" w:cs="Arial"/>
                <w:b/>
                <w:bCs/>
                <w:szCs w:val="20"/>
              </w:rPr>
              <w:lastRenderedPageBreak/>
              <w:t>nario:</w:t>
            </w:r>
          </w:p>
        </w:tc>
        <w:tc>
          <w:tcPr>
            <w:tcW w:w="6356" w:type="dxa"/>
          </w:tcPr>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lastRenderedPageBreak/>
              <w:t xml:space="preserve">User notices that the log window contains information they </w:t>
            </w:r>
            <w:r w:rsidR="003F5ECB">
              <w:rPr>
                <w:rFonts w:ascii="Arial" w:hAnsi="Arial" w:cs="Arial"/>
                <w:szCs w:val="20"/>
              </w:rPr>
              <w:lastRenderedPageBreak/>
              <w:t>want to retain.</w:t>
            </w:r>
          </w:p>
          <w:p w:rsidR="005B4FEE" w:rsidRDefault="005B4FEE" w:rsidP="009E5D9C">
            <w:pPr>
              <w:autoSpaceDE w:val="0"/>
              <w:autoSpaceDN w:val="0"/>
              <w:adjustRightInd w:val="0"/>
              <w:ind w:left="900"/>
              <w:rPr>
                <w:rFonts w:ascii="Arial" w:hAnsi="Arial" w:cs="Arial"/>
                <w:szCs w:val="20"/>
              </w:rPr>
            </w:pPr>
          </w:p>
          <w:p w:rsidR="005B4FEE" w:rsidRDefault="005B4FEE" w:rsidP="005B4FEE">
            <w:pPr>
              <w:numPr>
                <w:ilvl w:val="0"/>
                <w:numId w:val="28"/>
              </w:numPr>
              <w:autoSpaceDE w:val="0"/>
              <w:autoSpaceDN w:val="0"/>
              <w:adjustRightInd w:val="0"/>
              <w:rPr>
                <w:rFonts w:ascii="Arial" w:hAnsi="Arial" w:cs="Arial"/>
                <w:szCs w:val="20"/>
              </w:rPr>
            </w:pPr>
            <w:r>
              <w:rPr>
                <w:rFonts w:ascii="Arial" w:hAnsi="Arial" w:cs="Arial"/>
                <w:szCs w:val="20"/>
              </w:rPr>
              <w:t>User clicks the ‘</w:t>
            </w:r>
            <w:r w:rsidR="003F5ECB">
              <w:rPr>
                <w:rFonts w:ascii="Arial" w:hAnsi="Arial" w:cs="Arial"/>
                <w:szCs w:val="20"/>
              </w:rPr>
              <w:t>Save log as…”</w:t>
            </w:r>
            <w:r>
              <w:rPr>
                <w:rFonts w:ascii="Arial" w:hAnsi="Arial" w:cs="Arial"/>
                <w:szCs w:val="20"/>
              </w:rPr>
              <w:t xml:space="preserve"> button at the bottom of the window.</w:t>
            </w:r>
          </w:p>
          <w:p w:rsidR="005B4FEE" w:rsidRDefault="005B4FEE" w:rsidP="009E5D9C">
            <w:pPr>
              <w:pStyle w:val="ListParagraph"/>
              <w:rPr>
                <w:rFonts w:ascii="Arial" w:hAnsi="Arial" w:cs="Arial"/>
                <w:szCs w:val="20"/>
              </w:rPr>
            </w:pPr>
          </w:p>
          <w:p w:rsidR="005B4FEE"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The user is presented with a ‘Save File’ dialog with a d</w:t>
            </w:r>
            <w:r>
              <w:rPr>
                <w:rFonts w:ascii="Arial" w:hAnsi="Arial" w:cs="Arial"/>
                <w:szCs w:val="20"/>
              </w:rPr>
              <w:t>e</w:t>
            </w:r>
            <w:r>
              <w:rPr>
                <w:rFonts w:ascii="Arial" w:hAnsi="Arial" w:cs="Arial"/>
                <w:szCs w:val="20"/>
              </w:rPr>
              <w:t>fault file extension of .TXT</w:t>
            </w:r>
          </w:p>
          <w:p w:rsidR="003F5ECB" w:rsidRDefault="003F5ECB" w:rsidP="003F5ECB">
            <w:pPr>
              <w:pStyle w:val="ListParagraph"/>
              <w:rPr>
                <w:rFonts w:ascii="Arial" w:hAnsi="Arial" w:cs="Arial"/>
                <w:szCs w:val="20"/>
              </w:rPr>
            </w:pPr>
          </w:p>
          <w:p w:rsidR="003F5ECB"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can select a target directory, enter a file name and save the log into that file.</w:t>
            </w:r>
          </w:p>
          <w:p w:rsidR="003F5ECB" w:rsidRDefault="003F5ECB" w:rsidP="003F5ECB">
            <w:pPr>
              <w:pStyle w:val="ListParagraph"/>
              <w:rPr>
                <w:rFonts w:ascii="Arial" w:hAnsi="Arial" w:cs="Arial"/>
                <w:szCs w:val="20"/>
              </w:rPr>
            </w:pPr>
          </w:p>
          <w:p w:rsidR="003F5ECB" w:rsidRPr="00430B6A" w:rsidRDefault="003F5ECB" w:rsidP="005B4FEE">
            <w:pPr>
              <w:numPr>
                <w:ilvl w:val="0"/>
                <w:numId w:val="28"/>
              </w:numPr>
              <w:autoSpaceDE w:val="0"/>
              <w:autoSpaceDN w:val="0"/>
              <w:adjustRightInd w:val="0"/>
              <w:rPr>
                <w:rFonts w:ascii="Arial" w:hAnsi="Arial" w:cs="Arial"/>
                <w:szCs w:val="20"/>
              </w:rPr>
            </w:pPr>
            <w:r>
              <w:rPr>
                <w:rFonts w:ascii="Arial" w:hAnsi="Arial" w:cs="Arial"/>
                <w:szCs w:val="20"/>
              </w:rPr>
              <w:t>User returns to the application after hitting Enter or selec</w:t>
            </w:r>
            <w:r>
              <w:rPr>
                <w:rFonts w:ascii="Arial" w:hAnsi="Arial" w:cs="Arial"/>
                <w:szCs w:val="20"/>
              </w:rPr>
              <w:t>t</w:t>
            </w:r>
            <w:r>
              <w:rPr>
                <w:rFonts w:ascii="Arial" w:hAnsi="Arial" w:cs="Arial"/>
                <w:szCs w:val="20"/>
              </w:rPr>
              <w:t>ing the ‘Save’ or ‘Ok’ buttons.</w:t>
            </w:r>
          </w:p>
        </w:tc>
      </w:tr>
      <w:tr w:rsidR="005B4FEE" w:rsidRPr="003E00B3" w:rsidTr="009E5D9C">
        <w:trPr>
          <w:trHeight w:val="440"/>
        </w:trPr>
        <w:tc>
          <w:tcPr>
            <w:tcW w:w="2250" w:type="dxa"/>
          </w:tcPr>
          <w:p w:rsidR="005B4FEE" w:rsidRPr="003E00B3" w:rsidRDefault="005B4FEE" w:rsidP="009E5D9C">
            <w:pPr>
              <w:autoSpaceDE w:val="0"/>
              <w:autoSpaceDN w:val="0"/>
              <w:adjustRightInd w:val="0"/>
              <w:rPr>
                <w:rFonts w:ascii="Arial" w:hAnsi="Arial" w:cs="Arial"/>
                <w:b/>
                <w:bCs/>
                <w:szCs w:val="20"/>
              </w:rPr>
            </w:pPr>
            <w:r w:rsidRPr="003E00B3">
              <w:rPr>
                <w:rFonts w:ascii="Arial" w:hAnsi="Arial" w:cs="Arial"/>
                <w:b/>
                <w:bCs/>
                <w:szCs w:val="20"/>
              </w:rPr>
              <w:lastRenderedPageBreak/>
              <w:t>Alternate Scenarios:</w:t>
            </w:r>
          </w:p>
        </w:tc>
        <w:tc>
          <w:tcPr>
            <w:tcW w:w="6356" w:type="dxa"/>
          </w:tcPr>
          <w:p w:rsidR="005B4FEE" w:rsidRPr="00A26BE7" w:rsidRDefault="005B4FEE" w:rsidP="009E5D9C">
            <w:pPr>
              <w:autoSpaceDE w:val="0"/>
              <w:autoSpaceDN w:val="0"/>
              <w:adjustRightInd w:val="0"/>
              <w:rPr>
                <w:rFonts w:ascii="Arial" w:hAnsi="Arial" w:cs="Arial"/>
                <w:szCs w:val="20"/>
              </w:rPr>
            </w:pPr>
            <w:r w:rsidRPr="005B4FEE">
              <w:rPr>
                <w:rFonts w:ascii="Arial" w:hAnsi="Arial" w:cs="Arial"/>
                <w:szCs w:val="20"/>
              </w:rPr>
              <w:t>None</w:t>
            </w:r>
          </w:p>
        </w:tc>
      </w:tr>
    </w:tbl>
    <w:p w:rsidR="00F51125" w:rsidRPr="00666502" w:rsidRDefault="00F51125" w:rsidP="00836426">
      <w:pPr>
        <w:rPr>
          <w:rFonts w:ascii="Arial" w:hAnsi="Arial" w:cs="Arial"/>
        </w:rPr>
      </w:pPr>
    </w:p>
    <w:p w:rsidR="0044485D" w:rsidRPr="00666502" w:rsidRDefault="0044485D" w:rsidP="0044485D">
      <w:pPr>
        <w:rPr>
          <w:rFonts w:ascii="Arial" w:hAnsi="Arial" w:cs="Arial"/>
        </w:rPr>
      </w:pPr>
    </w:p>
    <w:p w:rsidR="006F0087" w:rsidRPr="00666502" w:rsidRDefault="006F0087" w:rsidP="002F45E2">
      <w:pPr>
        <w:pStyle w:val="Heading1"/>
        <w:rPr>
          <w:rFonts w:ascii="Arial" w:hAnsi="Arial"/>
        </w:rPr>
      </w:pPr>
      <w:bookmarkStart w:id="61" w:name="_Toc227729169"/>
      <w:bookmarkStart w:id="62" w:name="_Toc227729231"/>
      <w:bookmarkStart w:id="63" w:name="_Toc227729205"/>
      <w:bookmarkStart w:id="64" w:name="_Toc227729267"/>
      <w:bookmarkStart w:id="65" w:name="_Toc227729206"/>
      <w:bookmarkStart w:id="66" w:name="_Toc227729268"/>
      <w:bookmarkStart w:id="67" w:name="_Toc317782877"/>
      <w:bookmarkEnd w:id="52"/>
      <w:bookmarkEnd w:id="53"/>
      <w:bookmarkEnd w:id="54"/>
      <w:bookmarkEnd w:id="61"/>
      <w:bookmarkEnd w:id="62"/>
      <w:bookmarkEnd w:id="63"/>
      <w:bookmarkEnd w:id="64"/>
      <w:bookmarkEnd w:id="65"/>
      <w:bookmarkEnd w:id="66"/>
      <w:r w:rsidRPr="00666502">
        <w:rPr>
          <w:rFonts w:ascii="Arial" w:hAnsi="Arial"/>
        </w:rPr>
        <w:t>Database Design</w:t>
      </w:r>
      <w:bookmarkEnd w:id="67"/>
    </w:p>
    <w:p w:rsidR="006F0087" w:rsidRPr="00666502" w:rsidRDefault="006F0087" w:rsidP="008949C3">
      <w:pPr>
        <w:rPr>
          <w:rFonts w:ascii="Arial" w:hAnsi="Arial" w:cs="Arial"/>
        </w:rPr>
      </w:pPr>
    </w:p>
    <w:p w:rsidR="00CC302B" w:rsidRDefault="00A26BE7" w:rsidP="00CC302B">
      <w:pPr>
        <w:rPr>
          <w:rFonts w:ascii="Arial" w:hAnsi="Arial" w:cs="Arial"/>
        </w:rPr>
      </w:pPr>
      <w:r>
        <w:rPr>
          <w:rFonts w:ascii="Arial" w:hAnsi="Arial" w:cs="Arial"/>
        </w:rPr>
        <w:t xml:space="preserve">The application does not have any direct connection to any in-place databases.  All database manipulation occurs through use of the DIS Access database file.  The schema of this database file is determined by the DIS DB Tools application.  </w:t>
      </w:r>
    </w:p>
    <w:p w:rsidR="00A26BE7" w:rsidRDefault="00A26BE7" w:rsidP="00CC302B">
      <w:pPr>
        <w:rPr>
          <w:rFonts w:ascii="Arial" w:hAnsi="Arial" w:cs="Arial"/>
        </w:rPr>
      </w:pPr>
    </w:p>
    <w:p w:rsidR="00A26BE7" w:rsidRDefault="00A26BE7" w:rsidP="00CC302B">
      <w:pPr>
        <w:rPr>
          <w:rFonts w:ascii="Arial" w:hAnsi="Arial" w:cs="Arial"/>
        </w:rPr>
      </w:pPr>
      <w:r>
        <w:rPr>
          <w:rFonts w:ascii="Arial" w:hAnsi="Arial" w:cs="Arial"/>
        </w:rPr>
        <w:t xml:space="preserve">The internal </w:t>
      </w:r>
      <w:proofErr w:type="spellStart"/>
      <w:r>
        <w:rPr>
          <w:rFonts w:ascii="Arial" w:hAnsi="Arial" w:cs="Arial"/>
        </w:rPr>
        <w:t>scturcture</w:t>
      </w:r>
      <w:proofErr w:type="spellEnd"/>
      <w:r>
        <w:rPr>
          <w:rFonts w:ascii="Arial" w:hAnsi="Arial" w:cs="Arial"/>
        </w:rPr>
        <w:t xml:space="preserve"> of the tables used by the application is based entirely on those tables present in the DIS Access file.  It does not make any schema changes to any of these databases or tables.</w:t>
      </w:r>
    </w:p>
    <w:p w:rsidR="006F0087" w:rsidRPr="00666502" w:rsidRDefault="006F0087" w:rsidP="00A26BE7">
      <w:pPr>
        <w:pStyle w:val="BodyText"/>
        <w:tabs>
          <w:tab w:val="num" w:pos="720"/>
        </w:tabs>
        <w:jc w:val="left"/>
      </w:pPr>
    </w:p>
    <w:p w:rsidR="00424D40" w:rsidRPr="00666502" w:rsidRDefault="00424D40" w:rsidP="00B05D30">
      <w:pPr>
        <w:pStyle w:val="Heading1"/>
        <w:rPr>
          <w:rFonts w:ascii="Arial" w:hAnsi="Arial"/>
        </w:rPr>
      </w:pPr>
      <w:bookmarkStart w:id="68" w:name="_Toc33928074"/>
      <w:bookmarkStart w:id="69" w:name="_Toc317782878"/>
      <w:r w:rsidRPr="00666502">
        <w:rPr>
          <w:rFonts w:ascii="Arial" w:hAnsi="Arial"/>
        </w:rPr>
        <w:t>Processing Edits</w:t>
      </w:r>
      <w:bookmarkEnd w:id="68"/>
      <w:bookmarkEnd w:id="69"/>
    </w:p>
    <w:p w:rsidR="00AB2180" w:rsidRPr="00666502" w:rsidRDefault="00AB2180" w:rsidP="00AB2180">
      <w:pPr>
        <w:rPr>
          <w:rFonts w:ascii="Arial" w:hAnsi="Arial" w:cs="Arial"/>
        </w:rPr>
      </w:pPr>
    </w:p>
    <w:p w:rsidR="00424D40" w:rsidRDefault="003F5ECB" w:rsidP="003F5ECB">
      <w:pPr>
        <w:ind w:left="360"/>
        <w:jc w:val="both"/>
        <w:rPr>
          <w:rFonts w:ascii="Arial" w:hAnsi="Arial" w:cs="Arial"/>
        </w:rPr>
      </w:pPr>
      <w:r>
        <w:rPr>
          <w:rFonts w:ascii="Arial" w:hAnsi="Arial" w:cs="Arial"/>
        </w:rPr>
        <w:t>Character strings read in from the data file rows should be stripped of excess leading and trailing whitespace.</w:t>
      </w:r>
    </w:p>
    <w:p w:rsidR="003F5ECB" w:rsidRDefault="003F5ECB" w:rsidP="003F5ECB">
      <w:pPr>
        <w:ind w:left="360"/>
        <w:jc w:val="both"/>
        <w:rPr>
          <w:rFonts w:ascii="Arial" w:hAnsi="Arial" w:cs="Arial"/>
        </w:rPr>
      </w:pPr>
    </w:p>
    <w:p w:rsidR="003F5ECB" w:rsidRDefault="003F5ECB" w:rsidP="003F5ECB">
      <w:pPr>
        <w:ind w:left="360"/>
        <w:jc w:val="both"/>
        <w:rPr>
          <w:rFonts w:ascii="Arial" w:hAnsi="Arial" w:cs="Arial"/>
        </w:rPr>
      </w:pPr>
      <w:r>
        <w:rPr>
          <w:rFonts w:ascii="Arial" w:hAnsi="Arial" w:cs="Arial"/>
        </w:rPr>
        <w:t>[Numerical types].</w:t>
      </w:r>
      <w:proofErr w:type="spellStart"/>
      <w:r>
        <w:rPr>
          <w:rFonts w:ascii="Arial" w:hAnsi="Arial" w:cs="Arial"/>
        </w:rPr>
        <w:t>TryParse</w:t>
      </w:r>
      <w:proofErr w:type="spellEnd"/>
      <w:r>
        <w:rPr>
          <w:rFonts w:ascii="Arial" w:hAnsi="Arial" w:cs="Arial"/>
        </w:rPr>
        <w:t xml:space="preserve"> may succeed on strings like addresses which begin with a nu</w:t>
      </w:r>
      <w:r>
        <w:rPr>
          <w:rFonts w:ascii="Arial" w:hAnsi="Arial" w:cs="Arial"/>
        </w:rPr>
        <w:t>m</w:t>
      </w:r>
      <w:r>
        <w:rPr>
          <w:rFonts w:ascii="Arial" w:hAnsi="Arial" w:cs="Arial"/>
        </w:rPr>
        <w:t xml:space="preserve">ber, consider checking them against a pattern in addition to </w:t>
      </w:r>
      <w:proofErr w:type="spellStart"/>
      <w:r>
        <w:rPr>
          <w:rFonts w:ascii="Arial" w:hAnsi="Arial" w:cs="Arial"/>
        </w:rPr>
        <w:t>tryparsing</w:t>
      </w:r>
      <w:proofErr w:type="spellEnd"/>
      <w:r>
        <w:rPr>
          <w:rFonts w:ascii="Arial" w:hAnsi="Arial" w:cs="Arial"/>
        </w:rPr>
        <w:t xml:space="preserve"> them. </w:t>
      </w:r>
    </w:p>
    <w:p w:rsidR="003F5ECB" w:rsidRPr="00666502" w:rsidRDefault="003F5ECB" w:rsidP="00424D40">
      <w:pPr>
        <w:jc w:val="both"/>
        <w:rPr>
          <w:rFonts w:ascii="Arial" w:hAnsi="Arial" w:cs="Arial"/>
          <w:color w:val="000000"/>
          <w:sz w:val="24"/>
        </w:rPr>
      </w:pPr>
    </w:p>
    <w:p w:rsidR="00424D40" w:rsidRPr="00666502" w:rsidRDefault="00B05D30" w:rsidP="00B05D30">
      <w:pPr>
        <w:pStyle w:val="Heading1"/>
        <w:rPr>
          <w:rFonts w:ascii="Arial" w:hAnsi="Arial"/>
        </w:rPr>
      </w:pPr>
      <w:bookmarkStart w:id="70" w:name="_Toc33928075"/>
      <w:r w:rsidRPr="00666502">
        <w:rPr>
          <w:rFonts w:ascii="Arial" w:hAnsi="Arial"/>
        </w:rPr>
        <w:t xml:space="preserve"> </w:t>
      </w:r>
      <w:bookmarkStart w:id="71" w:name="_Toc317782879"/>
      <w:r w:rsidR="00424D40" w:rsidRPr="00666502">
        <w:rPr>
          <w:rFonts w:ascii="Arial" w:hAnsi="Arial"/>
        </w:rPr>
        <w:t>Errors/Error Handling</w:t>
      </w:r>
      <w:bookmarkEnd w:id="70"/>
      <w:bookmarkEnd w:id="71"/>
    </w:p>
    <w:p w:rsidR="00AB2180" w:rsidRPr="00666502" w:rsidRDefault="00AB2180" w:rsidP="00AB2180">
      <w:pPr>
        <w:rPr>
          <w:rFonts w:ascii="Arial" w:hAnsi="Arial" w:cs="Arial"/>
        </w:rPr>
      </w:pPr>
    </w:p>
    <w:p w:rsidR="00217B82" w:rsidRDefault="00D62A94" w:rsidP="00C22D5C">
      <w:pPr>
        <w:ind w:left="360"/>
        <w:rPr>
          <w:rFonts w:ascii="Arial" w:hAnsi="Arial" w:cs="Arial"/>
        </w:rPr>
      </w:pPr>
      <w:r>
        <w:rPr>
          <w:rFonts w:ascii="Arial" w:hAnsi="Arial" w:cs="Arial"/>
        </w:rPr>
        <w:t xml:space="preserve">Moderately robust exception handling should be in place for any action involving the Access </w:t>
      </w:r>
      <w:proofErr w:type="gramStart"/>
      <w:r>
        <w:rPr>
          <w:rFonts w:ascii="Arial" w:hAnsi="Arial" w:cs="Arial"/>
        </w:rPr>
        <w:t>file,</w:t>
      </w:r>
      <w:proofErr w:type="gramEnd"/>
      <w:r>
        <w:rPr>
          <w:rFonts w:ascii="Arial" w:hAnsi="Arial" w:cs="Arial"/>
        </w:rPr>
        <w:t xml:space="preserve"> data type conversions, file operations and any other place where the possibility of exce</w:t>
      </w:r>
      <w:r>
        <w:rPr>
          <w:rFonts w:ascii="Arial" w:hAnsi="Arial" w:cs="Arial"/>
        </w:rPr>
        <w:t>p</w:t>
      </w:r>
      <w:r>
        <w:rPr>
          <w:rFonts w:ascii="Arial" w:hAnsi="Arial" w:cs="Arial"/>
        </w:rPr>
        <w:t xml:space="preserve">tion is more than nominal (use your </w:t>
      </w:r>
      <w:proofErr w:type="spellStart"/>
      <w:r>
        <w:rPr>
          <w:rFonts w:ascii="Arial" w:hAnsi="Arial" w:cs="Arial"/>
        </w:rPr>
        <w:t>judgement</w:t>
      </w:r>
      <w:proofErr w:type="spellEnd"/>
      <w:r>
        <w:rPr>
          <w:rFonts w:ascii="Arial" w:hAnsi="Arial" w:cs="Arial"/>
        </w:rPr>
        <w:t xml:space="preserve">.)  All captured exceptions should be reported to the logging window along with any appropriate (and present) inner exceptions. </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As mentioned before, even when a user has selected not to stop processing the data file when fields fail a conversion, all conversion errors should still be logged to the window so that the user has useful visual feedback on the quality of their file (alternately, their mapping) and can choose to stop the processing if they choose.  Conversion errors should display as fo</w:t>
      </w:r>
      <w:r>
        <w:rPr>
          <w:rFonts w:ascii="Arial" w:hAnsi="Arial" w:cs="Arial"/>
        </w:rPr>
        <w:t>l</w:t>
      </w:r>
      <w:r>
        <w:rPr>
          <w:rFonts w:ascii="Arial" w:hAnsi="Arial" w:cs="Arial"/>
        </w:rPr>
        <w:t>lows:</w:t>
      </w:r>
    </w:p>
    <w:p w:rsidR="00D62A94" w:rsidRDefault="00D62A94" w:rsidP="00C22D5C">
      <w:pPr>
        <w:ind w:left="360"/>
        <w:rPr>
          <w:rFonts w:ascii="Arial" w:hAnsi="Arial" w:cs="Arial"/>
        </w:rPr>
      </w:pPr>
    </w:p>
    <w:p w:rsidR="00D62A94" w:rsidRDefault="00B82669" w:rsidP="00C22D5C">
      <w:pPr>
        <w:ind w:left="360"/>
        <w:rPr>
          <w:rFonts w:ascii="Arial" w:hAnsi="Arial" w:cs="Arial"/>
        </w:rPr>
      </w:pPr>
      <w:r>
        <w:rPr>
          <w:rFonts w:ascii="Arial" w:hAnsi="Arial" w:cs="Arial"/>
        </w:rPr>
        <w:t>“</w:t>
      </w:r>
      <w:r w:rsidR="00D62A94">
        <w:rPr>
          <w:rFonts w:ascii="Arial" w:hAnsi="Arial" w:cs="Arial"/>
        </w:rPr>
        <w:t>[DATA_ELEMENT_STRING]</w:t>
      </w:r>
      <w:r>
        <w:rPr>
          <w:rFonts w:ascii="Arial" w:hAnsi="Arial" w:cs="Arial"/>
        </w:rPr>
        <w:t>”</w:t>
      </w:r>
      <w:r w:rsidR="00D62A94">
        <w:rPr>
          <w:rFonts w:ascii="Arial" w:hAnsi="Arial" w:cs="Arial"/>
        </w:rPr>
        <w:t xml:space="preserve"> failed to convert to [DATATYPE] for [TABLE]</w:t>
      </w:r>
      <w:proofErr w:type="gramStart"/>
      <w:r w:rsidR="00D62A94">
        <w:rPr>
          <w:rFonts w:ascii="Arial" w:hAnsi="Arial" w:cs="Arial"/>
        </w:rPr>
        <w:t>.[</w:t>
      </w:r>
      <w:proofErr w:type="gramEnd"/>
      <w:r w:rsidR="00D62A94">
        <w:rPr>
          <w:rFonts w:ascii="Arial" w:hAnsi="Arial" w:cs="Arial"/>
        </w:rPr>
        <w:t>FIELD]</w:t>
      </w:r>
    </w:p>
    <w:p w:rsidR="00D62A94" w:rsidRDefault="00D62A94" w:rsidP="00C22D5C">
      <w:pPr>
        <w:ind w:left="360"/>
        <w:rPr>
          <w:rFonts w:ascii="Arial" w:hAnsi="Arial" w:cs="Arial"/>
        </w:rPr>
      </w:pPr>
    </w:p>
    <w:p w:rsidR="00D62A94" w:rsidRDefault="00D62A94" w:rsidP="00C22D5C">
      <w:pPr>
        <w:ind w:left="360"/>
        <w:rPr>
          <w:rFonts w:ascii="Arial" w:hAnsi="Arial" w:cs="Arial"/>
        </w:rPr>
      </w:pPr>
      <w:r>
        <w:rPr>
          <w:rFonts w:ascii="Arial" w:hAnsi="Arial" w:cs="Arial"/>
        </w:rPr>
        <w:t>Example:</w:t>
      </w:r>
    </w:p>
    <w:p w:rsidR="00D62A94" w:rsidRPr="00200F64" w:rsidRDefault="00D62A94" w:rsidP="00C22D5C">
      <w:pPr>
        <w:ind w:left="360"/>
        <w:rPr>
          <w:rFonts w:ascii="Arial" w:hAnsi="Arial" w:cs="Arial"/>
        </w:rPr>
      </w:pPr>
      <w:r>
        <w:rPr>
          <w:rFonts w:ascii="Arial" w:hAnsi="Arial" w:cs="Arial"/>
        </w:rPr>
        <w:t>“</w:t>
      </w:r>
      <w:r w:rsidR="00B82669">
        <w:rPr>
          <w:rFonts w:ascii="Arial" w:hAnsi="Arial" w:cs="Arial"/>
        </w:rPr>
        <w:t xml:space="preserve">Smith” failed to convert to </w:t>
      </w:r>
      <w:proofErr w:type="spellStart"/>
      <w:r w:rsidR="00B82669">
        <w:rPr>
          <w:rFonts w:ascii="Arial" w:hAnsi="Arial" w:cs="Arial"/>
        </w:rPr>
        <w:t>System.Float</w:t>
      </w:r>
      <w:proofErr w:type="spellEnd"/>
      <w:r w:rsidR="00B82669">
        <w:rPr>
          <w:rFonts w:ascii="Arial" w:hAnsi="Arial" w:cs="Arial"/>
        </w:rPr>
        <w:t xml:space="preserve"> for EMPLOYEE.HOURLY_WAGE.</w:t>
      </w:r>
    </w:p>
    <w:p w:rsidR="00D019BC" w:rsidRDefault="00D019BC" w:rsidP="00AF149C">
      <w:pPr>
        <w:jc w:val="both"/>
        <w:rPr>
          <w:rFonts w:ascii="Arial" w:hAnsi="Arial" w:cs="Arial"/>
          <w:b/>
        </w:rPr>
      </w:pPr>
    </w:p>
    <w:p w:rsidR="00217B82" w:rsidRPr="00666502" w:rsidRDefault="00217B82" w:rsidP="00424D40">
      <w:pPr>
        <w:ind w:left="720"/>
        <w:rPr>
          <w:rFonts w:ascii="Arial" w:hAnsi="Arial" w:cs="Arial"/>
          <w:sz w:val="24"/>
        </w:rPr>
      </w:pPr>
    </w:p>
    <w:p w:rsidR="00424D40" w:rsidRPr="00666502" w:rsidRDefault="00B05D30" w:rsidP="00B05D30">
      <w:pPr>
        <w:pStyle w:val="Heading1"/>
        <w:rPr>
          <w:rFonts w:ascii="Arial" w:hAnsi="Arial"/>
        </w:rPr>
      </w:pPr>
      <w:bookmarkStart w:id="72" w:name="_Toc317782880"/>
      <w:r w:rsidRPr="00666502">
        <w:rPr>
          <w:rFonts w:ascii="Arial" w:hAnsi="Arial"/>
        </w:rPr>
        <w:lastRenderedPageBreak/>
        <w:t>I</w:t>
      </w:r>
      <w:r w:rsidR="00424D40" w:rsidRPr="00666502">
        <w:rPr>
          <w:rFonts w:ascii="Arial" w:hAnsi="Arial"/>
        </w:rPr>
        <w:t>nterdependencies and Interactions</w:t>
      </w:r>
      <w:bookmarkEnd w:id="72"/>
    </w:p>
    <w:p w:rsidR="00AB2180" w:rsidRPr="00666502" w:rsidRDefault="00AB2180" w:rsidP="00AB2180">
      <w:pPr>
        <w:rPr>
          <w:rFonts w:ascii="Arial" w:hAnsi="Arial" w:cs="Arial"/>
        </w:rPr>
      </w:pPr>
    </w:p>
    <w:p w:rsidR="00424D40" w:rsidRPr="00666502" w:rsidRDefault="00D62A94" w:rsidP="00134A1F">
      <w:pPr>
        <w:rPr>
          <w:rFonts w:ascii="Arial" w:hAnsi="Arial" w:cs="Arial"/>
        </w:rPr>
      </w:pPr>
      <w:r>
        <w:rPr>
          <w:rFonts w:ascii="Arial" w:hAnsi="Arial" w:cs="Arial"/>
        </w:rPr>
        <w:t xml:space="preserve"> The entirety of this application is separate from any RISKMASTER module or library or data source.  No actions should be required for any potential interactions and no interdependencies should exist.</w:t>
      </w:r>
    </w:p>
    <w:p w:rsidR="00424D40" w:rsidRPr="00666502" w:rsidRDefault="00424D40" w:rsidP="00424D40">
      <w:pPr>
        <w:ind w:left="720"/>
        <w:rPr>
          <w:rFonts w:ascii="Arial" w:hAnsi="Arial" w:cs="Arial"/>
          <w:i/>
          <w:sz w:val="24"/>
        </w:rPr>
      </w:pPr>
    </w:p>
    <w:p w:rsidR="00424D40" w:rsidRPr="00666502" w:rsidRDefault="00B05D30" w:rsidP="00B05D30">
      <w:pPr>
        <w:pStyle w:val="Heading1"/>
        <w:rPr>
          <w:rFonts w:ascii="Arial" w:hAnsi="Arial"/>
        </w:rPr>
      </w:pPr>
      <w:bookmarkStart w:id="73" w:name="_Toc33928077"/>
      <w:bookmarkStart w:id="74" w:name="_Toc317782881"/>
      <w:r w:rsidRPr="00666502">
        <w:rPr>
          <w:rFonts w:ascii="Arial" w:hAnsi="Arial"/>
        </w:rPr>
        <w:t>I</w:t>
      </w:r>
      <w:r w:rsidR="00424D40" w:rsidRPr="00666502">
        <w:rPr>
          <w:rFonts w:ascii="Arial" w:hAnsi="Arial"/>
        </w:rPr>
        <w:t>nterface Information</w:t>
      </w:r>
      <w:bookmarkEnd w:id="73"/>
      <w:bookmarkEnd w:id="74"/>
    </w:p>
    <w:p w:rsidR="00424D40" w:rsidRDefault="00424D40" w:rsidP="00AB2180">
      <w:pPr>
        <w:rPr>
          <w:rFonts w:ascii="Arial" w:hAnsi="Arial" w:cs="Arial"/>
        </w:rPr>
      </w:pPr>
    </w:p>
    <w:p w:rsidR="001F03F5" w:rsidRDefault="00134A1F" w:rsidP="00134A1F">
      <w:pPr>
        <w:rPr>
          <w:rFonts w:ascii="Arial" w:hAnsi="Arial" w:cs="Arial"/>
        </w:rPr>
      </w:pPr>
      <w:r>
        <w:rPr>
          <w:rFonts w:ascii="Arial" w:hAnsi="Arial" w:cs="Arial"/>
        </w:rPr>
        <w:t xml:space="preserve">No Interface Information modifications are required for this </w:t>
      </w:r>
      <w:r w:rsidR="00B82669">
        <w:rPr>
          <w:rFonts w:ascii="Arial" w:hAnsi="Arial" w:cs="Arial"/>
        </w:rPr>
        <w:t>application</w:t>
      </w:r>
      <w:r>
        <w:rPr>
          <w:rFonts w:ascii="Arial" w:hAnsi="Arial" w:cs="Arial"/>
        </w:rPr>
        <w:t>.</w:t>
      </w:r>
    </w:p>
    <w:p w:rsidR="00DF345E" w:rsidRDefault="00DF345E" w:rsidP="00AB2180">
      <w:pPr>
        <w:rPr>
          <w:rFonts w:ascii="Arial" w:hAnsi="Arial" w:cs="Arial"/>
        </w:rPr>
      </w:pPr>
    </w:p>
    <w:p w:rsidR="00AB2180" w:rsidRPr="002E289F" w:rsidRDefault="00AB2180" w:rsidP="008949C3">
      <w:pPr>
        <w:pStyle w:val="BodyText"/>
        <w:jc w:val="left"/>
      </w:pPr>
    </w:p>
    <w:p w:rsidR="00982B2D" w:rsidRPr="00666502" w:rsidRDefault="00982B2D" w:rsidP="00982B2D">
      <w:pPr>
        <w:pStyle w:val="Heading1"/>
        <w:rPr>
          <w:rFonts w:ascii="Arial" w:hAnsi="Arial"/>
        </w:rPr>
      </w:pPr>
      <w:bookmarkStart w:id="75" w:name="_Toc317782882"/>
      <w:r w:rsidRPr="00666502">
        <w:rPr>
          <w:rFonts w:ascii="Arial" w:hAnsi="Arial"/>
        </w:rPr>
        <w:t>Application / Technical Impact</w:t>
      </w:r>
      <w:bookmarkEnd w:id="75"/>
    </w:p>
    <w:p w:rsidR="00982B2D" w:rsidRPr="00666502" w:rsidRDefault="00982B2D" w:rsidP="00982B2D">
      <w:pPr>
        <w:rPr>
          <w:rFonts w:ascii="Arial" w:hAnsi="Arial" w:cs="Arial"/>
        </w:rPr>
      </w:pPr>
    </w:p>
    <w:p w:rsidR="00AB2180" w:rsidRPr="00666502" w:rsidRDefault="00D62A94" w:rsidP="00134A1F">
      <w:pPr>
        <w:pStyle w:val="BodyText"/>
        <w:jc w:val="left"/>
      </w:pPr>
      <w:r>
        <w:t>It is an a</w:t>
      </w:r>
      <w:r w:rsidR="00134A1F">
        <w:t>pplication.</w:t>
      </w:r>
    </w:p>
    <w:p w:rsidR="00535D9A" w:rsidRPr="00666502" w:rsidRDefault="00535D9A" w:rsidP="00535D9A">
      <w:pPr>
        <w:pStyle w:val="BodyText"/>
        <w:jc w:val="left"/>
      </w:pPr>
    </w:p>
    <w:p w:rsidR="00535D9A" w:rsidRPr="00666502" w:rsidRDefault="00535D9A" w:rsidP="00535D9A">
      <w:pPr>
        <w:pStyle w:val="Heading1"/>
        <w:rPr>
          <w:rFonts w:ascii="Arial" w:hAnsi="Arial"/>
        </w:rPr>
      </w:pPr>
      <w:bookmarkStart w:id="76" w:name="_Toc317782883"/>
      <w:r w:rsidRPr="00666502">
        <w:rPr>
          <w:rFonts w:ascii="Arial" w:hAnsi="Arial"/>
        </w:rPr>
        <w:t>Performance</w:t>
      </w:r>
      <w:bookmarkEnd w:id="76"/>
    </w:p>
    <w:p w:rsidR="00535D9A" w:rsidRPr="00666502" w:rsidRDefault="00535D9A" w:rsidP="00535D9A">
      <w:pPr>
        <w:rPr>
          <w:rFonts w:ascii="Arial" w:hAnsi="Arial" w:cs="Arial"/>
        </w:rPr>
      </w:pPr>
    </w:p>
    <w:p w:rsidR="00535D9A" w:rsidRPr="00666502" w:rsidRDefault="00134A1F" w:rsidP="00134A1F">
      <w:pPr>
        <w:rPr>
          <w:rFonts w:ascii="Arial" w:hAnsi="Arial" w:cs="Arial"/>
        </w:rPr>
      </w:pPr>
      <w:r>
        <w:rPr>
          <w:rFonts w:ascii="Arial" w:hAnsi="Arial" w:cs="Arial"/>
        </w:rPr>
        <w:t xml:space="preserve">No Performance considerations are required for this </w:t>
      </w:r>
      <w:r w:rsidR="00D62A94">
        <w:rPr>
          <w:rFonts w:ascii="Arial" w:hAnsi="Arial" w:cs="Arial"/>
        </w:rPr>
        <w:t>program</w:t>
      </w:r>
      <w:r w:rsidR="00B82669">
        <w:rPr>
          <w:rFonts w:ascii="Arial" w:hAnsi="Arial" w:cs="Arial"/>
        </w:rPr>
        <w:t xml:space="preserve">.  However, if memory usage or processing time </w:t>
      </w:r>
      <w:proofErr w:type="gramStart"/>
      <w:r w:rsidR="00B82669">
        <w:rPr>
          <w:rFonts w:ascii="Arial" w:hAnsi="Arial" w:cs="Arial"/>
        </w:rPr>
        <w:t>become</w:t>
      </w:r>
      <w:proofErr w:type="gramEnd"/>
      <w:r w:rsidR="00B82669">
        <w:rPr>
          <w:rFonts w:ascii="Arial" w:hAnsi="Arial" w:cs="Arial"/>
        </w:rPr>
        <w:t xml:space="preserve"> an issue through testing, they could be added at a later time.</w:t>
      </w:r>
    </w:p>
    <w:p w:rsidR="00535D9A" w:rsidRDefault="00535D9A" w:rsidP="00535D9A">
      <w:pPr>
        <w:pStyle w:val="BodyText"/>
        <w:jc w:val="left"/>
      </w:pPr>
    </w:p>
    <w:p w:rsidR="00DB2AAF" w:rsidRPr="00666502" w:rsidRDefault="00DB2AAF" w:rsidP="00535D9A">
      <w:pPr>
        <w:pStyle w:val="BodyText"/>
        <w:jc w:val="left"/>
      </w:pPr>
    </w:p>
    <w:p w:rsidR="00535D9A" w:rsidRPr="00666502" w:rsidRDefault="00535D9A" w:rsidP="00535D9A">
      <w:pPr>
        <w:pStyle w:val="Heading1"/>
        <w:rPr>
          <w:rFonts w:ascii="Arial" w:hAnsi="Arial"/>
        </w:rPr>
      </w:pPr>
      <w:bookmarkStart w:id="77" w:name="_Toc317782884"/>
      <w:r w:rsidRPr="00666502">
        <w:rPr>
          <w:rFonts w:ascii="Arial" w:hAnsi="Arial"/>
        </w:rPr>
        <w:t>Security</w:t>
      </w:r>
      <w:bookmarkEnd w:id="77"/>
    </w:p>
    <w:p w:rsidR="00535D9A" w:rsidRPr="00666502" w:rsidRDefault="00535D9A" w:rsidP="00535D9A">
      <w:pPr>
        <w:rPr>
          <w:rFonts w:ascii="Arial" w:hAnsi="Arial" w:cs="Arial"/>
        </w:rPr>
      </w:pPr>
    </w:p>
    <w:p w:rsidR="00E805DE" w:rsidRDefault="00B82669" w:rsidP="00535D9A">
      <w:pPr>
        <w:rPr>
          <w:rFonts w:ascii="Arial" w:hAnsi="Arial" w:cs="Arial"/>
        </w:rPr>
      </w:pPr>
      <w:r>
        <w:rPr>
          <w:rFonts w:ascii="Arial" w:hAnsi="Arial" w:cs="Arial"/>
        </w:rPr>
        <w:t>While Access database files do contain the ability to be password protected, DIS does not feature the ability to construct more than a simple connection string (Provider, file name.)  This applic</w:t>
      </w:r>
      <w:r>
        <w:rPr>
          <w:rFonts w:ascii="Arial" w:hAnsi="Arial" w:cs="Arial"/>
        </w:rPr>
        <w:t>a</w:t>
      </w:r>
      <w:r>
        <w:rPr>
          <w:rFonts w:ascii="Arial" w:hAnsi="Arial" w:cs="Arial"/>
        </w:rPr>
        <w:t>tion will do the same.  Password-protected Access databases are not supported.</w:t>
      </w:r>
    </w:p>
    <w:p w:rsidR="00B82669" w:rsidRDefault="00B82669" w:rsidP="00535D9A">
      <w:pPr>
        <w:rPr>
          <w:rFonts w:ascii="Arial" w:hAnsi="Arial" w:cs="Arial"/>
        </w:rPr>
      </w:pPr>
    </w:p>
    <w:p w:rsidR="00B82669" w:rsidRDefault="00B82669" w:rsidP="00535D9A">
      <w:pPr>
        <w:rPr>
          <w:rFonts w:ascii="Arial" w:hAnsi="Arial" w:cs="Arial"/>
          <w:i/>
        </w:rPr>
      </w:pPr>
      <w:r>
        <w:rPr>
          <w:rFonts w:ascii="Arial" w:hAnsi="Arial" w:cs="Arial"/>
        </w:rPr>
        <w:t xml:space="preserve">Additionally, it is assumed that all files supplied to the application will be (roughly, fixed-width files </w:t>
      </w:r>
      <w:proofErr w:type="spellStart"/>
      <w:r>
        <w:rPr>
          <w:rFonts w:ascii="Arial" w:hAnsi="Arial" w:cs="Arial"/>
        </w:rPr>
        <w:t>ain’t</w:t>
      </w:r>
      <w:proofErr w:type="spellEnd"/>
      <w:r>
        <w:rPr>
          <w:rFonts w:ascii="Arial" w:hAnsi="Arial" w:cs="Arial"/>
        </w:rPr>
        <w:t xml:space="preserve"> always </w:t>
      </w:r>
      <w:proofErr w:type="spellStart"/>
      <w:r>
        <w:rPr>
          <w:rFonts w:ascii="Arial" w:hAnsi="Arial" w:cs="Arial"/>
        </w:rPr>
        <w:t>preety</w:t>
      </w:r>
      <w:proofErr w:type="spellEnd"/>
      <w:r>
        <w:rPr>
          <w:rFonts w:ascii="Arial" w:hAnsi="Arial" w:cs="Arial"/>
        </w:rPr>
        <w:t>) human-readable, non-encrypted, UTF-8 or equivalent.</w:t>
      </w:r>
    </w:p>
    <w:p w:rsidR="00AB2180" w:rsidRPr="00666502" w:rsidRDefault="00AB2180" w:rsidP="008949C3">
      <w:pPr>
        <w:pStyle w:val="BodyText"/>
        <w:jc w:val="left"/>
      </w:pPr>
    </w:p>
    <w:p w:rsidR="00424D40" w:rsidRPr="00666502" w:rsidRDefault="00424D40" w:rsidP="00B05D30">
      <w:pPr>
        <w:pStyle w:val="Heading1"/>
        <w:rPr>
          <w:rFonts w:ascii="Arial" w:hAnsi="Arial"/>
        </w:rPr>
      </w:pPr>
      <w:bookmarkStart w:id="78" w:name="_Toc317782885"/>
      <w:r w:rsidRPr="00666502">
        <w:rPr>
          <w:rFonts w:ascii="Arial" w:hAnsi="Arial"/>
        </w:rPr>
        <w:t>What to Test</w:t>
      </w:r>
      <w:bookmarkEnd w:id="78"/>
    </w:p>
    <w:p w:rsidR="00AB2180" w:rsidRDefault="00AB2180" w:rsidP="00AB2180">
      <w:pPr>
        <w:rPr>
          <w:rFonts w:ascii="Arial" w:hAnsi="Arial" w:cs="Arial"/>
        </w:rPr>
      </w:pPr>
    </w:p>
    <w:p w:rsidR="009F6B94" w:rsidRDefault="009F6B94" w:rsidP="00AB2180">
      <w:pPr>
        <w:rPr>
          <w:rFonts w:ascii="Arial" w:hAnsi="Arial" w:cs="Arial"/>
        </w:rPr>
      </w:pPr>
      <w:r>
        <w:rPr>
          <w:rFonts w:ascii="Arial" w:hAnsi="Arial" w:cs="Arial"/>
        </w:rPr>
        <w:t>Testing Environment:</w:t>
      </w:r>
    </w:p>
    <w:p w:rsidR="009F6B94" w:rsidRDefault="00B82669" w:rsidP="00B82669">
      <w:pPr>
        <w:ind w:firstLine="720"/>
        <w:rPr>
          <w:rFonts w:ascii="Arial" w:hAnsi="Arial" w:cs="Arial"/>
        </w:rPr>
      </w:pPr>
      <w:r>
        <w:rPr>
          <w:rFonts w:ascii="Arial" w:hAnsi="Arial" w:cs="Arial"/>
        </w:rPr>
        <w:t>Access 2000, 2003, 2007 DIS Files</w:t>
      </w:r>
    </w:p>
    <w:p w:rsidR="00B82669" w:rsidRDefault="00B82669" w:rsidP="00B82669">
      <w:pPr>
        <w:ind w:firstLine="720"/>
        <w:rPr>
          <w:rFonts w:ascii="Arial" w:hAnsi="Arial" w:cs="Arial"/>
        </w:rPr>
      </w:pPr>
      <w:r>
        <w:rPr>
          <w:rFonts w:ascii="Arial" w:hAnsi="Arial" w:cs="Arial"/>
        </w:rPr>
        <w:t>Windows XP+ .Net 4.0+</w:t>
      </w:r>
      <w:r>
        <w:rPr>
          <w:rFonts w:ascii="Arial" w:hAnsi="Arial" w:cs="Arial"/>
        </w:rPr>
        <w:br/>
      </w:r>
      <w:r>
        <w:rPr>
          <w:rFonts w:ascii="Arial" w:hAnsi="Arial" w:cs="Arial"/>
        </w:rPr>
        <w:tab/>
      </w:r>
      <w:proofErr w:type="gramStart"/>
      <w:r>
        <w:rPr>
          <w:rFonts w:ascii="Arial" w:hAnsi="Arial" w:cs="Arial"/>
        </w:rPr>
        <w:t>Various</w:t>
      </w:r>
      <w:proofErr w:type="gramEnd"/>
      <w:r>
        <w:rPr>
          <w:rFonts w:ascii="Arial" w:hAnsi="Arial" w:cs="Arial"/>
        </w:rPr>
        <w:t xml:space="preserve"> file configurations re: mapped fields, total file size.</w:t>
      </w:r>
    </w:p>
    <w:p w:rsidR="009F6B94" w:rsidRDefault="009F6B94" w:rsidP="00AB2180">
      <w:pPr>
        <w:rPr>
          <w:rFonts w:ascii="Arial" w:hAnsi="Arial" w:cs="Arial"/>
        </w:rPr>
      </w:pPr>
    </w:p>
    <w:p w:rsidR="008C1637" w:rsidRDefault="008C1637" w:rsidP="008C1637">
      <w:pPr>
        <w:pStyle w:val="Heading2"/>
        <w:rPr>
          <w:rFonts w:ascii="Arial" w:hAnsi="Arial"/>
        </w:rPr>
      </w:pPr>
      <w:bookmarkStart w:id="79" w:name="_Toc290375068"/>
      <w:bookmarkStart w:id="80" w:name="_Toc317782886"/>
      <w:r w:rsidRPr="00B66130">
        <w:rPr>
          <w:rFonts w:ascii="Arial" w:hAnsi="Arial"/>
        </w:rPr>
        <w:t xml:space="preserve">Test </w:t>
      </w:r>
      <w:bookmarkEnd w:id="79"/>
      <w:r w:rsidR="00B82669">
        <w:rPr>
          <w:rFonts w:ascii="Arial" w:hAnsi="Arial"/>
        </w:rPr>
        <w:t>Cases</w:t>
      </w:r>
      <w:bookmarkEnd w:id="80"/>
    </w:p>
    <w:p w:rsidR="00B82669" w:rsidRDefault="00B82669" w:rsidP="00B82669">
      <w:r>
        <w:t>This will be an o</w:t>
      </w:r>
      <w:r w:rsidR="003F5ECB">
        <w:t>verview of potential test cases, see the test plan for more inform</w:t>
      </w:r>
      <w:r w:rsidR="003F5ECB">
        <w:t>a</w:t>
      </w:r>
      <w:r w:rsidR="003F5ECB">
        <w:t>tion.</w:t>
      </w:r>
    </w:p>
    <w:p w:rsidR="00B82669" w:rsidRPr="00B82669" w:rsidRDefault="00B82669" w:rsidP="00B82669"/>
    <w:p w:rsidR="00B82669" w:rsidRDefault="00B82669" w:rsidP="00B82669">
      <w:pPr>
        <w:pStyle w:val="ListParagraph"/>
        <w:numPr>
          <w:ilvl w:val="0"/>
          <w:numId w:val="25"/>
        </w:numPr>
      </w:pPr>
      <w:r>
        <w:t>Supplying invalid XML for format definition.</w:t>
      </w:r>
    </w:p>
    <w:p w:rsidR="00B82669" w:rsidRDefault="00B82669" w:rsidP="00B82669">
      <w:pPr>
        <w:pStyle w:val="ListParagraph"/>
        <w:numPr>
          <w:ilvl w:val="0"/>
          <w:numId w:val="25"/>
        </w:numPr>
      </w:pPr>
      <w:r>
        <w:t>Supplying XML that does not match format definition XSD</w:t>
      </w:r>
    </w:p>
    <w:p w:rsidR="00B82669" w:rsidRDefault="00B82669" w:rsidP="00B82669">
      <w:pPr>
        <w:pStyle w:val="ListParagraph"/>
        <w:numPr>
          <w:ilvl w:val="0"/>
          <w:numId w:val="25"/>
        </w:numPr>
      </w:pPr>
      <w:r>
        <w:t>Supplying a valid format definition</w:t>
      </w:r>
    </w:p>
    <w:p w:rsidR="00B82669" w:rsidRDefault="00B82669" w:rsidP="00B82669">
      <w:pPr>
        <w:pStyle w:val="ListParagraph"/>
        <w:numPr>
          <w:ilvl w:val="0"/>
          <w:numId w:val="25"/>
        </w:numPr>
      </w:pPr>
      <w:r>
        <w:t>Supplying empty data file</w:t>
      </w:r>
    </w:p>
    <w:p w:rsidR="00B82669" w:rsidRDefault="00B82669" w:rsidP="00B82669">
      <w:pPr>
        <w:pStyle w:val="ListParagraph"/>
        <w:numPr>
          <w:ilvl w:val="0"/>
          <w:numId w:val="25"/>
        </w:numPr>
      </w:pPr>
      <w:r>
        <w:t xml:space="preserve">Supplying valid data file </w:t>
      </w:r>
    </w:p>
    <w:p w:rsidR="003F5ECB" w:rsidRDefault="003F5ECB" w:rsidP="00B82669">
      <w:pPr>
        <w:pStyle w:val="ListParagraph"/>
        <w:numPr>
          <w:ilvl w:val="0"/>
          <w:numId w:val="25"/>
        </w:numPr>
      </w:pPr>
      <w:r>
        <w:t>Supplying a very large file</w:t>
      </w:r>
    </w:p>
    <w:p w:rsidR="00B82669" w:rsidRDefault="00B82669" w:rsidP="00B82669">
      <w:pPr>
        <w:pStyle w:val="ListParagraph"/>
        <w:numPr>
          <w:ilvl w:val="0"/>
          <w:numId w:val="25"/>
        </w:numPr>
      </w:pPr>
      <w:r>
        <w:t>Supplying valid data file with lines that are too short for the specified format (out of array bounds)</w:t>
      </w:r>
    </w:p>
    <w:p w:rsidR="00B82669" w:rsidRDefault="005B4FEE" w:rsidP="00B82669">
      <w:pPr>
        <w:pStyle w:val="ListParagraph"/>
        <w:numPr>
          <w:ilvl w:val="0"/>
          <w:numId w:val="25"/>
        </w:numPr>
      </w:pPr>
      <w:r>
        <w:t>Mismatched XML and data file with ‘Halt processing’ checked</w:t>
      </w:r>
    </w:p>
    <w:p w:rsidR="005B4FEE" w:rsidRDefault="005B4FEE" w:rsidP="00B82669">
      <w:pPr>
        <w:pStyle w:val="ListParagraph"/>
        <w:numPr>
          <w:ilvl w:val="0"/>
          <w:numId w:val="25"/>
        </w:numPr>
      </w:pPr>
      <w:r>
        <w:t>Mismatched XML and data file with ‘Halt processing’ unchecked</w:t>
      </w:r>
    </w:p>
    <w:p w:rsidR="005B4FEE" w:rsidRDefault="005B4FEE" w:rsidP="00B82669">
      <w:pPr>
        <w:pStyle w:val="ListParagraph"/>
        <w:numPr>
          <w:ilvl w:val="0"/>
          <w:numId w:val="25"/>
        </w:numPr>
      </w:pPr>
      <w:r>
        <w:t>Access file missing tables specified in XML</w:t>
      </w:r>
    </w:p>
    <w:p w:rsidR="005B4FEE" w:rsidRDefault="005B4FEE" w:rsidP="00B82669">
      <w:pPr>
        <w:pStyle w:val="ListParagraph"/>
        <w:numPr>
          <w:ilvl w:val="0"/>
          <w:numId w:val="25"/>
        </w:numPr>
      </w:pPr>
      <w:r>
        <w:t>Access file missing fields specified in XML</w:t>
      </w:r>
    </w:p>
    <w:p w:rsidR="005B4FEE" w:rsidRDefault="005B4FEE" w:rsidP="00B82669">
      <w:pPr>
        <w:pStyle w:val="ListParagraph"/>
        <w:numPr>
          <w:ilvl w:val="0"/>
          <w:numId w:val="25"/>
        </w:numPr>
      </w:pPr>
      <w:r>
        <w:lastRenderedPageBreak/>
        <w:t>Access file matching XML</w:t>
      </w:r>
    </w:p>
    <w:p w:rsidR="005B4FEE" w:rsidRDefault="005B4FEE" w:rsidP="00B82669">
      <w:pPr>
        <w:pStyle w:val="ListParagraph"/>
        <w:numPr>
          <w:ilvl w:val="0"/>
          <w:numId w:val="25"/>
        </w:numPr>
      </w:pPr>
      <w:r>
        <w:t xml:space="preserve">Access file specified already open elsewhere (locked) </w:t>
      </w:r>
    </w:p>
    <w:p w:rsidR="005B4FEE" w:rsidRDefault="005B4FEE" w:rsidP="00B82669">
      <w:pPr>
        <w:pStyle w:val="ListParagraph"/>
        <w:numPr>
          <w:ilvl w:val="0"/>
          <w:numId w:val="25"/>
        </w:numPr>
      </w:pPr>
      <w:r>
        <w:t>Stopping a process immediately after starting it</w:t>
      </w:r>
    </w:p>
    <w:p w:rsidR="005B4FEE" w:rsidRDefault="005B4FEE" w:rsidP="00B82669">
      <w:pPr>
        <w:pStyle w:val="ListParagraph"/>
        <w:numPr>
          <w:ilvl w:val="0"/>
          <w:numId w:val="25"/>
        </w:numPr>
      </w:pPr>
      <w:r>
        <w:t>Stopping a process partway through processing a file</w:t>
      </w:r>
    </w:p>
    <w:p w:rsidR="005B4FEE" w:rsidRDefault="005B4FEE" w:rsidP="00B82669">
      <w:pPr>
        <w:pStyle w:val="ListParagraph"/>
        <w:numPr>
          <w:ilvl w:val="0"/>
          <w:numId w:val="25"/>
        </w:numPr>
      </w:pPr>
      <w:r>
        <w:t>Stopping a process while the data is being loaded into Access file</w:t>
      </w:r>
    </w:p>
    <w:p w:rsidR="005B4FEE" w:rsidRDefault="005B4FEE" w:rsidP="00B82669">
      <w:pPr>
        <w:pStyle w:val="ListParagraph"/>
        <w:numPr>
          <w:ilvl w:val="0"/>
          <w:numId w:val="25"/>
        </w:numPr>
      </w:pPr>
      <w:r>
        <w:t>Saving empty log</w:t>
      </w:r>
    </w:p>
    <w:p w:rsidR="005B4FEE" w:rsidRDefault="005B4FEE" w:rsidP="00B82669">
      <w:pPr>
        <w:pStyle w:val="ListParagraph"/>
        <w:numPr>
          <w:ilvl w:val="0"/>
          <w:numId w:val="25"/>
        </w:numPr>
      </w:pPr>
      <w:r>
        <w:t>Saving non-empty log</w:t>
      </w:r>
    </w:p>
    <w:p w:rsidR="005B4FEE" w:rsidRDefault="005B4FEE" w:rsidP="00B82669">
      <w:pPr>
        <w:pStyle w:val="ListParagraph"/>
        <w:numPr>
          <w:ilvl w:val="0"/>
          <w:numId w:val="25"/>
        </w:numPr>
      </w:pPr>
      <w:r>
        <w:t>Clearing clear log window</w:t>
      </w:r>
    </w:p>
    <w:p w:rsidR="005B4FEE" w:rsidRPr="00B82669" w:rsidRDefault="005B4FEE" w:rsidP="00B82669">
      <w:pPr>
        <w:pStyle w:val="ListParagraph"/>
        <w:numPr>
          <w:ilvl w:val="0"/>
          <w:numId w:val="25"/>
        </w:numPr>
      </w:pPr>
      <w:r>
        <w:t>Clearing non-clear log window</w:t>
      </w:r>
    </w:p>
    <w:p w:rsidR="007F3112" w:rsidRPr="007F3112" w:rsidRDefault="007F3112" w:rsidP="007F3112">
      <w:pPr>
        <w:ind w:left="360"/>
      </w:pPr>
    </w:p>
    <w:p w:rsidR="008C1637" w:rsidRDefault="008C1637" w:rsidP="008C1637"/>
    <w:p w:rsidR="00D75BDF" w:rsidRDefault="00D75BDF" w:rsidP="00AB2180">
      <w:pPr>
        <w:rPr>
          <w:rFonts w:ascii="Arial" w:hAnsi="Arial" w:cs="Arial"/>
        </w:rPr>
      </w:pPr>
    </w:p>
    <w:p w:rsidR="00384323" w:rsidRPr="00666502" w:rsidRDefault="00384323" w:rsidP="00AB2180">
      <w:pPr>
        <w:rPr>
          <w:rFonts w:ascii="Arial" w:hAnsi="Arial" w:cs="Arial"/>
        </w:rPr>
      </w:pPr>
      <w:r>
        <w:rPr>
          <w:rFonts w:ascii="Arial" w:hAnsi="Arial" w:cs="Arial"/>
        </w:rPr>
        <w:tab/>
      </w:r>
    </w:p>
    <w:p w:rsidR="006F0087" w:rsidRPr="00666502" w:rsidRDefault="00485608" w:rsidP="008949C3">
      <w:pPr>
        <w:pStyle w:val="BodyText"/>
        <w:jc w:val="left"/>
      </w:pPr>
      <w:r w:rsidRPr="00666502">
        <w:br w:type="page"/>
      </w:r>
    </w:p>
    <w:p w:rsidR="00585D88" w:rsidRPr="00666502" w:rsidRDefault="00585D88" w:rsidP="00585D88">
      <w:pPr>
        <w:pStyle w:val="Heading1"/>
        <w:jc w:val="both"/>
        <w:rPr>
          <w:rFonts w:ascii="Arial" w:hAnsi="Arial"/>
          <w:szCs w:val="20"/>
        </w:rPr>
      </w:pPr>
      <w:bookmarkStart w:id="81" w:name="_Toc198539266"/>
      <w:bookmarkStart w:id="82" w:name="_Toc317782887"/>
      <w:r w:rsidRPr="00666502">
        <w:rPr>
          <w:rFonts w:ascii="Arial" w:hAnsi="Arial"/>
          <w:szCs w:val="20"/>
        </w:rPr>
        <w:lastRenderedPageBreak/>
        <w:t>Specification Signoff</w:t>
      </w:r>
      <w:bookmarkEnd w:id="81"/>
      <w:bookmarkEnd w:id="82"/>
    </w:p>
    <w:p w:rsidR="003B419D" w:rsidRPr="00666502" w:rsidRDefault="003B419D" w:rsidP="00585D88">
      <w:pPr>
        <w:jc w:val="both"/>
        <w:rPr>
          <w:rFonts w:ascii="Arial" w:hAnsi="Arial" w:cs="Arial"/>
          <w:szCs w:val="20"/>
        </w:rPr>
      </w:pPr>
    </w:p>
    <w:p w:rsidR="00585D88" w:rsidRPr="00666502" w:rsidRDefault="00585D88" w:rsidP="00585D88">
      <w:pPr>
        <w:jc w:val="both"/>
        <w:rPr>
          <w:rFonts w:ascii="Arial" w:hAnsi="Arial" w:cs="Arial"/>
          <w:szCs w:val="20"/>
        </w:rPr>
      </w:pPr>
      <w:r w:rsidRPr="00666502">
        <w:rPr>
          <w:rFonts w:ascii="Arial" w:hAnsi="Arial" w:cs="Arial"/>
          <w:b/>
          <w:szCs w:val="20"/>
        </w:rPr>
        <w:t>The signatures below represent approval and signoff of the requirements and approaches as listed above</w:t>
      </w:r>
      <w:r w:rsidRPr="00666502">
        <w:rPr>
          <w:rFonts w:ascii="Arial" w:hAnsi="Arial" w:cs="Arial"/>
          <w:szCs w:val="20"/>
        </w:rPr>
        <w:t>.</w:t>
      </w:r>
    </w:p>
    <w:p w:rsidR="00585D88" w:rsidRPr="00666502" w:rsidRDefault="00585D88" w:rsidP="00585D88">
      <w:pPr>
        <w:pStyle w:val="BodyText"/>
        <w:rPr>
          <w:szCs w:val="20"/>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Reviewer(s)</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 xml:space="preserve">________________________________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_______________</w:t>
      </w:r>
    </w:p>
    <w:p w:rsidR="00CA741C" w:rsidRPr="00666502" w:rsidRDefault="00CA741C" w:rsidP="00AE2260">
      <w:pPr>
        <w:rPr>
          <w:rFonts w:ascii="Arial" w:hAnsi="Arial" w:cs="Arial"/>
        </w:rPr>
      </w:pPr>
      <w:r w:rsidRPr="00666502">
        <w:rPr>
          <w:rFonts w:ascii="Arial" w:hAnsi="Arial" w:cs="Arial"/>
        </w:rPr>
        <w:t>Testing Lead</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Date</w:t>
      </w:r>
    </w:p>
    <w:p w:rsidR="00CA741C" w:rsidRPr="00666502" w:rsidRDefault="00CA741C" w:rsidP="00AE2260">
      <w:pPr>
        <w:rPr>
          <w:rFonts w:ascii="Arial" w:hAnsi="Arial" w:cs="Arial"/>
        </w:rPr>
      </w:pPr>
    </w:p>
    <w:p w:rsidR="00AE2260" w:rsidRPr="00666502" w:rsidRDefault="00CA741C" w:rsidP="00AE2260">
      <w:pPr>
        <w:rPr>
          <w:rFonts w:ascii="Arial" w:hAnsi="Arial" w:cs="Arial"/>
        </w:rPr>
      </w:pPr>
      <w:r w:rsidRPr="00666502">
        <w:rPr>
          <w:rFonts w:ascii="Arial" w:hAnsi="Arial" w:cs="Arial"/>
        </w:rPr>
        <w:t>________________________________</w:t>
      </w:r>
      <w:r w:rsidR="00AE2260" w:rsidRPr="00666502">
        <w:rPr>
          <w:rFonts w:ascii="Arial" w:hAnsi="Arial" w:cs="Arial"/>
        </w:rPr>
        <w:tab/>
      </w:r>
      <w:r w:rsidR="00AE2260" w:rsidRPr="00666502">
        <w:rPr>
          <w:rFonts w:ascii="Arial" w:hAnsi="Arial" w:cs="Arial"/>
        </w:rPr>
        <w:tab/>
      </w:r>
      <w:r w:rsidR="00E805DE">
        <w:rPr>
          <w:rFonts w:ascii="Arial" w:hAnsi="Arial" w:cs="Arial"/>
        </w:rPr>
        <w:tab/>
      </w:r>
      <w:r w:rsidRPr="00666502">
        <w:rPr>
          <w:rFonts w:ascii="Arial" w:hAnsi="Arial" w:cs="Arial"/>
        </w:rPr>
        <w:t>_____________</w:t>
      </w:r>
      <w:r w:rsidR="005D6603" w:rsidRPr="00666502">
        <w:rPr>
          <w:rFonts w:ascii="Arial" w:hAnsi="Arial" w:cs="Arial"/>
        </w:rPr>
        <w:t>__</w:t>
      </w:r>
    </w:p>
    <w:p w:rsidR="00CA741C" w:rsidRPr="00666502" w:rsidRDefault="00CA741C" w:rsidP="00AE2260">
      <w:pPr>
        <w:rPr>
          <w:rFonts w:ascii="Arial" w:hAnsi="Arial" w:cs="Arial"/>
        </w:rPr>
      </w:pPr>
      <w:r w:rsidRPr="00666502">
        <w:rPr>
          <w:rFonts w:ascii="Arial" w:hAnsi="Arial" w:cs="Arial"/>
        </w:rPr>
        <w:t>Program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t xml:space="preserve">          </w:t>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CA741C" w:rsidRPr="00666502" w:rsidRDefault="00CA741C" w:rsidP="00AE2260">
      <w:pPr>
        <w:rPr>
          <w:rFonts w:ascii="Arial" w:hAnsi="Arial" w:cs="Arial"/>
        </w:rPr>
      </w:pPr>
      <w:r w:rsidRPr="00666502">
        <w:rPr>
          <w:rFonts w:ascii="Arial" w:hAnsi="Arial" w:cs="Arial"/>
        </w:rPr>
        <w:t>________________________________</w:t>
      </w:r>
      <w:r w:rsidR="003B419D" w:rsidRPr="00666502">
        <w:rPr>
          <w:rFonts w:ascii="Arial" w:hAnsi="Arial" w:cs="Arial"/>
        </w:rPr>
        <w:t xml:space="preserve"> </w:t>
      </w:r>
      <w:r w:rsidR="00AE2260" w:rsidRPr="00666502">
        <w:rPr>
          <w:rFonts w:ascii="Arial" w:hAnsi="Arial" w:cs="Arial"/>
        </w:rPr>
        <w:tab/>
      </w:r>
      <w:r w:rsidR="00AE2260" w:rsidRPr="00666502">
        <w:rPr>
          <w:rFonts w:ascii="Arial" w:hAnsi="Arial" w:cs="Arial"/>
        </w:rPr>
        <w:tab/>
      </w:r>
      <w:r w:rsidRPr="00666502">
        <w:rPr>
          <w:rFonts w:ascii="Arial" w:hAnsi="Arial" w:cs="Arial"/>
        </w:rPr>
        <w:t>______________</w:t>
      </w:r>
      <w:r w:rsidR="005D6603" w:rsidRPr="00666502">
        <w:rPr>
          <w:rFonts w:ascii="Arial" w:hAnsi="Arial" w:cs="Arial"/>
        </w:rPr>
        <w:t>_</w:t>
      </w:r>
    </w:p>
    <w:p w:rsidR="00CA741C" w:rsidRPr="00666502" w:rsidRDefault="00CA741C" w:rsidP="00AE2260">
      <w:pPr>
        <w:rPr>
          <w:rFonts w:ascii="Arial" w:hAnsi="Arial" w:cs="Arial"/>
        </w:rPr>
      </w:pPr>
      <w:r w:rsidRPr="00666502">
        <w:rPr>
          <w:rFonts w:ascii="Arial" w:hAnsi="Arial" w:cs="Arial"/>
        </w:rPr>
        <w:t>Development Manager</w:t>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Pr="00666502">
        <w:rPr>
          <w:rFonts w:ascii="Arial" w:hAnsi="Arial" w:cs="Arial"/>
        </w:rPr>
        <w:tab/>
      </w:r>
      <w:r w:rsidR="00E805DE">
        <w:rPr>
          <w:rFonts w:ascii="Arial" w:hAnsi="Arial" w:cs="Arial"/>
        </w:rPr>
        <w:tab/>
      </w:r>
      <w:r w:rsidRPr="00666502">
        <w:rPr>
          <w:rFonts w:ascii="Arial" w:hAnsi="Arial" w:cs="Arial"/>
        </w:rPr>
        <w:t xml:space="preserve"> Date</w:t>
      </w:r>
    </w:p>
    <w:p w:rsidR="00CA741C" w:rsidRPr="00666502" w:rsidRDefault="00CA741C" w:rsidP="00AE2260">
      <w:pPr>
        <w:rPr>
          <w:rFonts w:ascii="Arial" w:hAnsi="Arial" w:cs="Arial"/>
        </w:rPr>
      </w:pPr>
    </w:p>
    <w:p w:rsidR="00585D88" w:rsidRPr="00666502" w:rsidRDefault="00585D88" w:rsidP="00AE2260">
      <w:pPr>
        <w:rPr>
          <w:rFonts w:ascii="Arial" w:hAnsi="Arial" w:cs="Arial"/>
          <w:szCs w:val="20"/>
        </w:rPr>
      </w:pPr>
    </w:p>
    <w:p w:rsidR="00585D88" w:rsidRPr="00666502" w:rsidRDefault="00585D88" w:rsidP="00AE2260">
      <w:pPr>
        <w:rPr>
          <w:rFonts w:ascii="Arial" w:hAnsi="Arial" w:cs="Arial"/>
          <w:szCs w:val="20"/>
        </w:rPr>
      </w:pPr>
      <w:r w:rsidRPr="00666502">
        <w:rPr>
          <w:rFonts w:ascii="Arial" w:hAnsi="Arial" w:cs="Arial"/>
          <w:szCs w:val="20"/>
        </w:rPr>
        <w:t>Comments: ___________________________________________________________________</w:t>
      </w:r>
    </w:p>
    <w:p w:rsidR="00585D88" w:rsidRPr="00666502" w:rsidRDefault="00585D88" w:rsidP="00585D88">
      <w:pPr>
        <w:jc w:val="both"/>
        <w:rPr>
          <w:rFonts w:ascii="Arial" w:hAnsi="Arial" w:cs="Arial"/>
          <w:szCs w:val="20"/>
        </w:rPr>
      </w:pPr>
    </w:p>
    <w:p w:rsidR="00585D88" w:rsidRPr="00666502" w:rsidRDefault="00585D88" w:rsidP="00585D88">
      <w:pPr>
        <w:jc w:val="both"/>
        <w:rPr>
          <w:rFonts w:ascii="Arial" w:hAnsi="Arial" w:cs="Arial"/>
          <w:szCs w:val="20"/>
        </w:rPr>
      </w:pPr>
    </w:p>
    <w:p w:rsidR="00B41A13" w:rsidRPr="00666502" w:rsidRDefault="00B41A13" w:rsidP="00585D88">
      <w:pPr>
        <w:jc w:val="both"/>
        <w:rPr>
          <w:rFonts w:ascii="Arial" w:hAnsi="Arial" w:cs="Arial"/>
          <w:szCs w:val="20"/>
        </w:rPr>
      </w:pPr>
    </w:p>
    <w:p w:rsidR="00585D88" w:rsidRPr="00666502" w:rsidRDefault="00F25CE2" w:rsidP="00585D88">
      <w:pPr>
        <w:jc w:val="both"/>
        <w:rPr>
          <w:rFonts w:ascii="Arial" w:hAnsi="Arial" w:cs="Arial"/>
          <w:szCs w:val="20"/>
        </w:rPr>
      </w:pPr>
      <w:r w:rsidRPr="00666502">
        <w:rPr>
          <w:rFonts w:ascii="Arial" w:hAnsi="Arial" w:cs="Arial"/>
          <w:szCs w:val="20"/>
        </w:rPr>
        <w:br w:type="page"/>
      </w:r>
    </w:p>
    <w:p w:rsidR="00B41A13" w:rsidRPr="00666502" w:rsidRDefault="00B41A13" w:rsidP="00585D88">
      <w:pPr>
        <w:jc w:val="both"/>
        <w:rPr>
          <w:rFonts w:ascii="Arial" w:hAnsi="Arial" w:cs="Arial"/>
          <w:szCs w:val="20"/>
        </w:rPr>
      </w:pPr>
    </w:p>
    <w:p w:rsidR="00585D88" w:rsidRPr="00666502" w:rsidRDefault="00585D88" w:rsidP="009D3A16">
      <w:pPr>
        <w:pStyle w:val="Heading1"/>
        <w:rPr>
          <w:rFonts w:ascii="Arial" w:hAnsi="Arial"/>
        </w:rPr>
      </w:pPr>
      <w:bookmarkStart w:id="83" w:name="_Toc317782888"/>
      <w:r w:rsidRPr="00666502">
        <w:rPr>
          <w:rFonts w:ascii="Arial" w:hAnsi="Arial"/>
        </w:rPr>
        <w:t>References</w:t>
      </w:r>
      <w:bookmarkEnd w:id="83"/>
    </w:p>
    <w:p w:rsidR="00585D88" w:rsidRPr="00666502" w:rsidRDefault="00585D88" w:rsidP="00585D88">
      <w:pPr>
        <w:jc w:val="both"/>
        <w:rPr>
          <w:rFonts w:ascii="Arial" w:hAnsi="Arial" w:cs="Arial"/>
          <w:szCs w:val="20"/>
        </w:rPr>
      </w:pPr>
    </w:p>
    <w:p w:rsidR="009D3A16" w:rsidRDefault="003F5ECB" w:rsidP="009D3A16">
      <w:pPr>
        <w:jc w:val="both"/>
        <w:rPr>
          <w:rFonts w:ascii="Arial" w:hAnsi="Arial" w:cs="Arial"/>
        </w:rPr>
      </w:pPr>
      <w:r>
        <w:rPr>
          <w:rFonts w:ascii="Arial" w:hAnsi="Arial" w:cs="Arial"/>
        </w:rPr>
        <w:t>DA DIS Database Tools Design Document</w:t>
      </w:r>
    </w:p>
    <w:p w:rsidR="001A772A" w:rsidRPr="003F5ECB" w:rsidRDefault="003F5ECB" w:rsidP="003F5ECB">
      <w:pPr>
        <w:rPr>
          <w:rFonts w:ascii="Arial" w:hAnsi="Arial" w:cs="Arial"/>
        </w:rPr>
      </w:pPr>
      <w:r>
        <w:rPr>
          <w:rFonts w:ascii="Arial" w:hAnsi="Arial" w:cs="Arial"/>
        </w:rPr>
        <w:br w:type="page"/>
      </w:r>
    </w:p>
    <w:p w:rsidR="009D3A16" w:rsidRPr="00666502" w:rsidRDefault="00B05D30" w:rsidP="009D3A16">
      <w:pPr>
        <w:pStyle w:val="Heading1"/>
        <w:rPr>
          <w:rFonts w:ascii="Arial" w:hAnsi="Arial"/>
        </w:rPr>
      </w:pPr>
      <w:bookmarkStart w:id="84" w:name="_Toc317782889"/>
      <w:r w:rsidRPr="00666502">
        <w:rPr>
          <w:rFonts w:ascii="Arial" w:hAnsi="Arial"/>
        </w:rPr>
        <w:lastRenderedPageBreak/>
        <w:t xml:space="preserve">Specification </w:t>
      </w:r>
      <w:r w:rsidR="009D3A16" w:rsidRPr="00666502">
        <w:rPr>
          <w:rFonts w:ascii="Arial" w:hAnsi="Arial"/>
        </w:rPr>
        <w:t>Change Log</w:t>
      </w:r>
      <w:bookmarkEnd w:id="84"/>
    </w:p>
    <w:p w:rsidR="009D3A16" w:rsidRPr="00666502" w:rsidRDefault="009D3A16" w:rsidP="009D3A16">
      <w:pPr>
        <w:jc w:val="both"/>
        <w:rPr>
          <w:rFonts w:ascii="Arial" w:hAnsi="Arial" w:cs="Arial"/>
          <w:szCs w:val="20"/>
        </w:rPr>
      </w:pPr>
    </w:p>
    <w:p w:rsidR="009D3A16" w:rsidRPr="00666502" w:rsidRDefault="009D3A16" w:rsidP="009D3A16">
      <w:pPr>
        <w:jc w:val="both"/>
        <w:rPr>
          <w:rFonts w:ascii="Arial" w:hAnsi="Arial" w:cs="Arial"/>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990"/>
        <w:gridCol w:w="1530"/>
        <w:gridCol w:w="4050"/>
        <w:gridCol w:w="917"/>
      </w:tblGrid>
      <w:tr w:rsidR="009D3A16" w:rsidRPr="00666502" w:rsidTr="00F420C0">
        <w:tc>
          <w:tcPr>
            <w:tcW w:w="126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Date</w:t>
            </w:r>
          </w:p>
        </w:tc>
        <w:tc>
          <w:tcPr>
            <w:tcW w:w="99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Change #</w:t>
            </w:r>
          </w:p>
        </w:tc>
        <w:tc>
          <w:tcPr>
            <w:tcW w:w="153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Requirement # Revised</w:t>
            </w:r>
          </w:p>
        </w:tc>
        <w:tc>
          <w:tcPr>
            <w:tcW w:w="4050"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Nature of Revision</w:t>
            </w:r>
          </w:p>
        </w:tc>
        <w:tc>
          <w:tcPr>
            <w:tcW w:w="917" w:type="dxa"/>
            <w:shd w:val="pct15" w:color="auto" w:fill="FFFFFF"/>
          </w:tcPr>
          <w:p w:rsidR="009D3A16" w:rsidRPr="00666502" w:rsidRDefault="009D3A16" w:rsidP="00946936">
            <w:pPr>
              <w:jc w:val="both"/>
              <w:rPr>
                <w:rFonts w:ascii="Arial" w:hAnsi="Arial" w:cs="Arial"/>
                <w:szCs w:val="20"/>
              </w:rPr>
            </w:pPr>
            <w:r w:rsidRPr="00666502">
              <w:rPr>
                <w:rFonts w:ascii="Arial" w:hAnsi="Arial" w:cs="Arial"/>
                <w:szCs w:val="20"/>
              </w:rPr>
              <w:t>Initials</w:t>
            </w:r>
          </w:p>
        </w:tc>
      </w:tr>
      <w:tr w:rsidR="009D3A16" w:rsidRPr="00666502" w:rsidTr="00F420C0">
        <w:tc>
          <w:tcPr>
            <w:tcW w:w="1260" w:type="dxa"/>
          </w:tcPr>
          <w:p w:rsidR="009D3A16" w:rsidRPr="00666502" w:rsidRDefault="003F5ECB" w:rsidP="00946936">
            <w:pPr>
              <w:jc w:val="both"/>
              <w:rPr>
                <w:rFonts w:ascii="Arial" w:hAnsi="Arial" w:cs="Arial"/>
                <w:szCs w:val="20"/>
              </w:rPr>
            </w:pPr>
            <w:r>
              <w:rPr>
                <w:rFonts w:ascii="Arial" w:hAnsi="Arial" w:cs="Arial"/>
                <w:szCs w:val="20"/>
              </w:rPr>
              <w:t>02/17</w:t>
            </w:r>
            <w:r w:rsidR="00F420C0">
              <w:rPr>
                <w:rFonts w:ascii="Arial" w:hAnsi="Arial" w:cs="Arial"/>
                <w:szCs w:val="20"/>
              </w:rPr>
              <w:t>/2012</w:t>
            </w:r>
          </w:p>
        </w:tc>
        <w:tc>
          <w:tcPr>
            <w:tcW w:w="990" w:type="dxa"/>
          </w:tcPr>
          <w:p w:rsidR="009D3A16" w:rsidRPr="00666502" w:rsidRDefault="003F5ECB" w:rsidP="00946936">
            <w:pPr>
              <w:jc w:val="both"/>
              <w:rPr>
                <w:rFonts w:ascii="Arial" w:hAnsi="Arial" w:cs="Arial"/>
                <w:szCs w:val="20"/>
              </w:rPr>
            </w:pPr>
            <w:r>
              <w:rPr>
                <w:rFonts w:ascii="Arial" w:hAnsi="Arial" w:cs="Arial"/>
                <w:szCs w:val="20"/>
              </w:rPr>
              <w:t>0</w:t>
            </w: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03041B" w:rsidP="00946936">
            <w:pPr>
              <w:jc w:val="both"/>
              <w:rPr>
                <w:rFonts w:ascii="Arial" w:hAnsi="Arial" w:cs="Arial"/>
                <w:szCs w:val="20"/>
              </w:rPr>
            </w:pPr>
            <w:r>
              <w:rPr>
                <w:rFonts w:ascii="Arial" w:hAnsi="Arial" w:cs="Arial"/>
                <w:szCs w:val="20"/>
              </w:rPr>
              <w:t>Original Version</w:t>
            </w:r>
          </w:p>
        </w:tc>
        <w:tc>
          <w:tcPr>
            <w:tcW w:w="917" w:type="dxa"/>
          </w:tcPr>
          <w:p w:rsidR="009D3A16" w:rsidRPr="00666502" w:rsidRDefault="003F5ECB" w:rsidP="00946936">
            <w:pPr>
              <w:jc w:val="both"/>
              <w:rPr>
                <w:rFonts w:ascii="Arial" w:hAnsi="Arial" w:cs="Arial"/>
                <w:szCs w:val="20"/>
              </w:rPr>
            </w:pPr>
            <w:r>
              <w:rPr>
                <w:rFonts w:ascii="Arial" w:hAnsi="Arial" w:cs="Arial"/>
                <w:szCs w:val="20"/>
              </w:rPr>
              <w:t>BS</w:t>
            </w: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r w:rsidR="009D3A16" w:rsidRPr="00666502" w:rsidTr="00F420C0">
        <w:tc>
          <w:tcPr>
            <w:tcW w:w="1260" w:type="dxa"/>
          </w:tcPr>
          <w:p w:rsidR="009D3A16" w:rsidRPr="00666502" w:rsidRDefault="009D3A16" w:rsidP="00946936">
            <w:pPr>
              <w:jc w:val="both"/>
              <w:rPr>
                <w:rFonts w:ascii="Arial" w:hAnsi="Arial" w:cs="Arial"/>
                <w:szCs w:val="20"/>
              </w:rPr>
            </w:pPr>
          </w:p>
        </w:tc>
        <w:tc>
          <w:tcPr>
            <w:tcW w:w="990" w:type="dxa"/>
          </w:tcPr>
          <w:p w:rsidR="009D3A16" w:rsidRPr="00666502" w:rsidRDefault="009D3A16" w:rsidP="00946936">
            <w:pPr>
              <w:jc w:val="both"/>
              <w:rPr>
                <w:rFonts w:ascii="Arial" w:hAnsi="Arial" w:cs="Arial"/>
                <w:szCs w:val="20"/>
              </w:rPr>
            </w:pPr>
          </w:p>
        </w:tc>
        <w:tc>
          <w:tcPr>
            <w:tcW w:w="1530" w:type="dxa"/>
          </w:tcPr>
          <w:p w:rsidR="009D3A16" w:rsidRPr="00666502" w:rsidRDefault="009D3A16" w:rsidP="00946936">
            <w:pPr>
              <w:jc w:val="both"/>
              <w:rPr>
                <w:rFonts w:ascii="Arial" w:hAnsi="Arial" w:cs="Arial"/>
                <w:szCs w:val="20"/>
              </w:rPr>
            </w:pPr>
          </w:p>
        </w:tc>
        <w:tc>
          <w:tcPr>
            <w:tcW w:w="4050" w:type="dxa"/>
          </w:tcPr>
          <w:p w:rsidR="009D3A16" w:rsidRPr="00666502" w:rsidRDefault="009D3A16" w:rsidP="00946936">
            <w:pPr>
              <w:jc w:val="both"/>
              <w:rPr>
                <w:rFonts w:ascii="Arial" w:hAnsi="Arial" w:cs="Arial"/>
                <w:szCs w:val="20"/>
              </w:rPr>
            </w:pPr>
          </w:p>
        </w:tc>
        <w:tc>
          <w:tcPr>
            <w:tcW w:w="917" w:type="dxa"/>
          </w:tcPr>
          <w:p w:rsidR="009D3A16" w:rsidRPr="00666502" w:rsidRDefault="009D3A16" w:rsidP="00946936">
            <w:pPr>
              <w:jc w:val="both"/>
              <w:rPr>
                <w:rFonts w:ascii="Arial" w:hAnsi="Arial" w:cs="Arial"/>
                <w:szCs w:val="20"/>
              </w:rPr>
            </w:pPr>
          </w:p>
        </w:tc>
      </w:tr>
    </w:tbl>
    <w:p w:rsidR="006F0087" w:rsidRPr="00666502" w:rsidRDefault="006F0087" w:rsidP="00585D88">
      <w:pPr>
        <w:pStyle w:val="BodyText"/>
        <w:jc w:val="left"/>
        <w:rPr>
          <w:b/>
        </w:rPr>
      </w:pPr>
    </w:p>
    <w:sectPr w:rsidR="006F0087" w:rsidRPr="00666502" w:rsidSect="006C0340">
      <w:headerReference w:type="default" r:id="rId12"/>
      <w:footerReference w:type="default" r:id="rId13"/>
      <w:headerReference w:type="first" r:id="rId14"/>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1323" w:rsidRDefault="00011323">
      <w:r>
        <w:separator/>
      </w:r>
    </w:p>
  </w:endnote>
  <w:endnote w:type="continuationSeparator" w:id="0">
    <w:p w:rsidR="00011323" w:rsidRDefault="00011323">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DC4" w:rsidRDefault="00765DC4" w:rsidP="00FE0BDF">
    <w:pPr>
      <w:pStyle w:val="Footer"/>
      <w:tabs>
        <w:tab w:val="clear" w:pos="8640"/>
        <w:tab w:val="right" w:pos="8460"/>
      </w:tabs>
      <w:jc w:val="right"/>
      <w:rPr>
        <w:i/>
        <w:iCs/>
        <w:sz w:val="18"/>
        <w:szCs w:val="18"/>
      </w:rPr>
    </w:pPr>
    <w:r>
      <w:rPr>
        <w:i/>
        <w:sz w:val="18"/>
        <w:szCs w:val="18"/>
      </w:rPr>
      <w:t>Copyright © 2012</w:t>
    </w:r>
    <w:r w:rsidRPr="00B17458">
      <w:rPr>
        <w:i/>
        <w:sz w:val="18"/>
        <w:szCs w:val="18"/>
      </w:rPr>
      <w:t>.</w:t>
    </w:r>
    <w:r>
      <w:rPr>
        <w:i/>
        <w:iCs/>
        <w:sz w:val="18"/>
        <w:szCs w:val="18"/>
      </w:rPr>
      <w:t>Computer Sciences Corporation</w:t>
    </w:r>
    <w:r w:rsidRPr="00B17458">
      <w:rPr>
        <w:i/>
        <w:sz w:val="18"/>
        <w:szCs w:val="18"/>
      </w:rPr>
      <w:t>.</w:t>
    </w:r>
    <w:r w:rsidRPr="00B17458">
      <w:rPr>
        <w:i/>
      </w:rPr>
      <w:t xml:space="preserve"> </w:t>
    </w:r>
    <w:r w:rsidRPr="00B17458">
      <w:rPr>
        <w:i/>
        <w:sz w:val="18"/>
        <w:szCs w:val="18"/>
      </w:rPr>
      <w:t>All rights reserved.</w:t>
    </w:r>
    <w:r>
      <w:rPr>
        <w:i/>
        <w:iCs/>
        <w:sz w:val="18"/>
        <w:szCs w:val="18"/>
      </w:rPr>
      <w:tab/>
      <w:t xml:space="preserve">Page </w:t>
    </w:r>
    <w:r>
      <w:rPr>
        <w:i/>
        <w:iCs/>
        <w:sz w:val="18"/>
        <w:szCs w:val="18"/>
      </w:rPr>
      <w:fldChar w:fldCharType="begin"/>
    </w:r>
    <w:r>
      <w:rPr>
        <w:i/>
        <w:iCs/>
        <w:sz w:val="18"/>
        <w:szCs w:val="18"/>
      </w:rPr>
      <w:instrText xml:space="preserve"> PAGE </w:instrText>
    </w:r>
    <w:r>
      <w:rPr>
        <w:i/>
        <w:iCs/>
        <w:sz w:val="18"/>
        <w:szCs w:val="18"/>
      </w:rPr>
      <w:fldChar w:fldCharType="separate"/>
    </w:r>
    <w:r w:rsidR="00B95A31">
      <w:rPr>
        <w:i/>
        <w:iCs/>
        <w:noProof/>
        <w:sz w:val="18"/>
        <w:szCs w:val="18"/>
      </w:rPr>
      <w:t>1</w:t>
    </w:r>
    <w:r>
      <w:rPr>
        <w:i/>
        <w:iCs/>
        <w:sz w:val="18"/>
        <w:szCs w:val="18"/>
      </w:rPr>
      <w:fldChar w:fldCharType="end"/>
    </w:r>
    <w:r>
      <w:rPr>
        <w:i/>
        <w:iCs/>
        <w:sz w:val="18"/>
        <w:szCs w:val="18"/>
      </w:rPr>
      <w:t xml:space="preserve"> of </w:t>
    </w:r>
    <w:r>
      <w:rPr>
        <w:i/>
        <w:iCs/>
        <w:sz w:val="18"/>
        <w:szCs w:val="18"/>
      </w:rPr>
      <w:fldChar w:fldCharType="begin"/>
    </w:r>
    <w:r>
      <w:rPr>
        <w:i/>
        <w:iCs/>
        <w:sz w:val="18"/>
        <w:szCs w:val="18"/>
      </w:rPr>
      <w:instrText xml:space="preserve"> NUMPAGES </w:instrText>
    </w:r>
    <w:r>
      <w:rPr>
        <w:i/>
        <w:iCs/>
        <w:sz w:val="18"/>
        <w:szCs w:val="18"/>
      </w:rPr>
      <w:fldChar w:fldCharType="separate"/>
    </w:r>
    <w:r w:rsidR="00B95A31">
      <w:rPr>
        <w:i/>
        <w:iCs/>
        <w:noProof/>
        <w:sz w:val="18"/>
        <w:szCs w:val="18"/>
      </w:rPr>
      <w:t>21</w:t>
    </w:r>
    <w:r>
      <w:rPr>
        <w:i/>
        <w:iCs/>
        <w:sz w:val="18"/>
        <w:szCs w:val="18"/>
      </w:rPr>
      <w:fldChar w:fldCharType="end"/>
    </w:r>
  </w:p>
  <w:p w:rsidR="00765DC4" w:rsidRDefault="00765DC4">
    <w:pPr>
      <w:pStyle w:val="Footer"/>
      <w:tabs>
        <w:tab w:val="left" w:pos="720"/>
      </w:tabs>
      <w:rPr>
        <w:sz w:val="18"/>
        <w:szCs w:val="18"/>
      </w:rPr>
    </w:pPr>
  </w:p>
  <w:p w:rsidR="00765DC4" w:rsidRDefault="00765DC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1323" w:rsidRDefault="00011323">
      <w:r>
        <w:separator/>
      </w:r>
    </w:p>
  </w:footnote>
  <w:footnote w:type="continuationSeparator" w:id="0">
    <w:p w:rsidR="00011323" w:rsidRDefault="000113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DC4" w:rsidRDefault="00765DC4" w:rsidP="009A5CBA">
    <w:pPr>
      <w:pStyle w:val="Header"/>
    </w:pPr>
    <w:r>
      <w:rPr>
        <w:noProof/>
      </w:rPr>
      <w:drawing>
        <wp:inline distT="0" distB="0" distL="0" distR="0">
          <wp:extent cx="723900" cy="457200"/>
          <wp:effectExtent l="19050" t="0" r="0" b="0"/>
          <wp:docPr id="1" name="Picture 1"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r>
      <w:rPr>
        <w:i/>
        <w:iCs/>
        <w:sz w:val="18"/>
        <w:szCs w:val="18"/>
      </w:rPr>
      <w:t xml:space="preserve"> </w:t>
    </w:r>
    <w:r>
      <w:rPr>
        <w:rFonts w:eastAsia="Arial Unicode MS"/>
        <w:noProof/>
      </w:rPr>
      <w:t xml:space="preserve">        </w:t>
    </w:r>
    <w:r w:rsidRPr="00FD05FF">
      <w:rPr>
        <w:i/>
        <w:iCs/>
        <w:sz w:val="18"/>
        <w:szCs w:val="18"/>
      </w:rPr>
      <w:t>Thomas McGee DIS Conversion Tool</w:t>
    </w:r>
    <w:r w:rsidRPr="00946936">
      <w:rPr>
        <w:i/>
        <w:iCs/>
        <w:sz w:val="18"/>
        <w:szCs w:val="18"/>
      </w:rPr>
      <w:t xml:space="preserve"> Design Specification</w:t>
    </w:r>
    <w:r>
      <w:rPr>
        <w:i/>
        <w:iCs/>
        <w:sz w:val="18"/>
        <w:szCs w:val="18"/>
      </w:rPr>
      <w:t>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5DC4" w:rsidRDefault="00765DC4" w:rsidP="00E04BDE">
    <w:pPr>
      <w:pStyle w:val="Header"/>
    </w:pPr>
    <w:r>
      <w:rPr>
        <w:noProof/>
      </w:rPr>
      <w:drawing>
        <wp:inline distT="0" distB="0" distL="0" distR="0">
          <wp:extent cx="723900" cy="457200"/>
          <wp:effectExtent l="19050" t="0" r="0" b="0"/>
          <wp:docPr id="2" name="Picture 2"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_rgb_pos"/>
                  <pic:cNvPicPr>
                    <a:picLocks noChangeAspect="1" noChangeArrowheads="1"/>
                  </pic:cNvPicPr>
                </pic:nvPicPr>
                <pic:blipFill>
                  <a:blip r:embed="rId1"/>
                  <a:srcRect/>
                  <a:stretch>
                    <a:fillRect/>
                  </a:stretch>
                </pic:blipFill>
                <pic:spPr bwMode="auto">
                  <a:xfrm>
                    <a:off x="0" y="0"/>
                    <a:ext cx="723900" cy="457200"/>
                  </a:xfrm>
                  <a:prstGeom prst="rect">
                    <a:avLst/>
                  </a:prstGeom>
                  <a:noFill/>
                  <a:ln w="9525">
                    <a:noFill/>
                    <a:miter lim="800000"/>
                    <a:headEnd/>
                    <a:tailEnd/>
                  </a:ln>
                </pic:spPr>
              </pic:pic>
            </a:graphicData>
          </a:graphic>
        </wp:inline>
      </w:drawing>
    </w:r>
    <w:r>
      <w:rPr>
        <w:rFonts w:eastAsia="Arial Unicode MS"/>
        <w:noProof/>
      </w:rPr>
      <w:tab/>
      <w:t xml:space="preserve">                            </w:t>
    </w:r>
  </w:p>
  <w:p w:rsidR="00765DC4" w:rsidRDefault="00765D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D002C60"/>
    <w:lvl w:ilvl="0">
      <w:start w:val="1"/>
      <w:numFmt w:val="decimal"/>
      <w:pStyle w:val="ListNumber"/>
      <w:lvlText w:val="%1."/>
      <w:lvlJc w:val="left"/>
      <w:pPr>
        <w:tabs>
          <w:tab w:val="num" w:pos="360"/>
        </w:tabs>
        <w:ind w:left="360" w:hanging="360"/>
      </w:pPr>
      <w:rPr>
        <w:rFonts w:ascii="Verdana" w:hAnsi="Verdana" w:hint="default"/>
        <w:b w:val="0"/>
        <w:i w:val="0"/>
        <w:sz w:val="20"/>
      </w:rPr>
    </w:lvl>
  </w:abstractNum>
  <w:abstractNum w:abstractNumId="1">
    <w:nsid w:val="008C2EF6"/>
    <w:multiLevelType w:val="hybridMultilevel"/>
    <w:tmpl w:val="C430F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B7249"/>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6E2D7F"/>
    <w:multiLevelType w:val="hybridMultilevel"/>
    <w:tmpl w:val="13EC9A04"/>
    <w:lvl w:ilvl="0" w:tplc="C39E32C0">
      <w:start w:val="1"/>
      <w:numFmt w:val="bullet"/>
      <w:pStyle w:val="BulletedList"/>
      <w:lvlText w:val=""/>
      <w:lvlJc w:val="left"/>
      <w:pPr>
        <w:tabs>
          <w:tab w:val="num" w:pos="954"/>
        </w:tabs>
        <w:ind w:left="954" w:firstLine="0"/>
      </w:pPr>
      <w:rPr>
        <w:rFonts w:ascii="Symbol" w:hAnsi="Symbol" w:hint="default"/>
        <w:b w:val="0"/>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9790D2B"/>
    <w:multiLevelType w:val="hybridMultilevel"/>
    <w:tmpl w:val="B2C0FCA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35221"/>
    <w:multiLevelType w:val="hybridMultilevel"/>
    <w:tmpl w:val="04E40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111BE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35F22"/>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1B71E7"/>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A06772"/>
    <w:multiLevelType w:val="hybridMultilevel"/>
    <w:tmpl w:val="2C18FE2A"/>
    <w:lvl w:ilvl="0" w:tplc="F3DE54B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B00098"/>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941A0"/>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63184D"/>
    <w:multiLevelType w:val="hybridMultilevel"/>
    <w:tmpl w:val="E6B6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1F5137"/>
    <w:multiLevelType w:val="hybridMultilevel"/>
    <w:tmpl w:val="E62E123C"/>
    <w:lvl w:ilvl="0" w:tplc="B45476C2">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5572D8"/>
    <w:multiLevelType w:val="hybridMultilevel"/>
    <w:tmpl w:val="5A0C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E27A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4622A3E"/>
    <w:multiLevelType w:val="hybridMultilevel"/>
    <w:tmpl w:val="713201B8"/>
    <w:lvl w:ilvl="0" w:tplc="D58262B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3E7BE8"/>
    <w:multiLevelType w:val="hybridMultilevel"/>
    <w:tmpl w:val="9DDA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432BBC"/>
    <w:multiLevelType w:val="hybridMultilevel"/>
    <w:tmpl w:val="49465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7178C2"/>
    <w:multiLevelType w:val="multilevel"/>
    <w:tmpl w:val="C1E027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2E97DF0"/>
    <w:multiLevelType w:val="hybridMultilevel"/>
    <w:tmpl w:val="D596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743AF5"/>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97466E6"/>
    <w:multiLevelType w:val="hybridMultilevel"/>
    <w:tmpl w:val="88E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E4847"/>
    <w:multiLevelType w:val="hybridMultilevel"/>
    <w:tmpl w:val="374C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EE57EC"/>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73665108"/>
    <w:multiLevelType w:val="hybridMultilevel"/>
    <w:tmpl w:val="983259C8"/>
    <w:lvl w:ilvl="0" w:tplc="797E523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377804"/>
    <w:multiLevelType w:val="hybridMultilevel"/>
    <w:tmpl w:val="5C860D2E"/>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E5D0DB4"/>
    <w:multiLevelType w:val="hybridMultilevel"/>
    <w:tmpl w:val="C6B0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0"/>
  </w:num>
  <w:num w:numId="4">
    <w:abstractNumId w:val="4"/>
  </w:num>
  <w:num w:numId="5">
    <w:abstractNumId w:val="14"/>
  </w:num>
  <w:num w:numId="6">
    <w:abstractNumId w:val="26"/>
  </w:num>
  <w:num w:numId="7">
    <w:abstractNumId w:val="24"/>
  </w:num>
  <w:num w:numId="8">
    <w:abstractNumId w:val="6"/>
  </w:num>
  <w:num w:numId="9">
    <w:abstractNumId w:val="25"/>
  </w:num>
  <w:num w:numId="10">
    <w:abstractNumId w:val="13"/>
  </w:num>
  <w:num w:numId="11">
    <w:abstractNumId w:val="16"/>
  </w:num>
  <w:num w:numId="12">
    <w:abstractNumId w:val="17"/>
  </w:num>
  <w:num w:numId="13">
    <w:abstractNumId w:val="9"/>
  </w:num>
  <w:num w:numId="14">
    <w:abstractNumId w:val="22"/>
  </w:num>
  <w:num w:numId="15">
    <w:abstractNumId w:val="23"/>
  </w:num>
  <w:num w:numId="16">
    <w:abstractNumId w:val="5"/>
  </w:num>
  <w:num w:numId="17">
    <w:abstractNumId w:val="18"/>
  </w:num>
  <w:num w:numId="18">
    <w:abstractNumId w:val="1"/>
  </w:num>
  <w:num w:numId="19">
    <w:abstractNumId w:val="7"/>
  </w:num>
  <w:num w:numId="20">
    <w:abstractNumId w:val="21"/>
  </w:num>
  <w:num w:numId="21">
    <w:abstractNumId w:val="10"/>
  </w:num>
  <w:num w:numId="22">
    <w:abstractNumId w:val="15"/>
  </w:num>
  <w:num w:numId="23">
    <w:abstractNumId w:val="27"/>
  </w:num>
  <w:num w:numId="24">
    <w:abstractNumId w:val="12"/>
  </w:num>
  <w:num w:numId="25">
    <w:abstractNumId w:val="20"/>
  </w:num>
  <w:num w:numId="26">
    <w:abstractNumId w:val="8"/>
  </w:num>
  <w:num w:numId="27">
    <w:abstractNumId w:val="2"/>
  </w:num>
  <w:num w:numId="28">
    <w:abstractNumId w:val="1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es-ES" w:vendorID="64" w:dllVersion="131078" w:nlCheck="1" w:checkStyle="1"/>
  <w:proofState w:spelling="clean" w:grammar="clean"/>
  <w:attachedTemplate r:id="rId1"/>
  <w:trackRevisions/>
  <w:defaultTabStop w:val="720"/>
  <w:autoHyphenation/>
  <w:drawingGridHorizontalSpacing w:val="100"/>
  <w:displayHorizontalDrawingGridEvery w:val="2"/>
  <w:noPunctuationKerning/>
  <w:characterSpacingControl w:val="doNotCompress"/>
  <w:hdrShapeDefaults>
    <o:shapedefaults v:ext="edit" spidmax="15362" fillcolor="white">
      <v:fill color="white"/>
      <o:colormru v:ext="edit" colors="#03c"/>
      <o:colormenu v:ext="edit" fillcolor="none" strokecolor="red"/>
    </o:shapedefaults>
  </w:hdrShapeDefaults>
  <w:footnotePr>
    <w:footnote w:id="-1"/>
    <w:footnote w:id="0"/>
  </w:footnotePr>
  <w:endnotePr>
    <w:endnote w:id="-1"/>
    <w:endnote w:id="0"/>
  </w:endnotePr>
  <w:compat/>
  <w:rsids>
    <w:rsidRoot w:val="003F3DB1"/>
    <w:rsid w:val="000006DB"/>
    <w:rsid w:val="0000414D"/>
    <w:rsid w:val="00005934"/>
    <w:rsid w:val="00005B40"/>
    <w:rsid w:val="00005F9B"/>
    <w:rsid w:val="00006663"/>
    <w:rsid w:val="00011323"/>
    <w:rsid w:val="00012598"/>
    <w:rsid w:val="00012B70"/>
    <w:rsid w:val="0001345C"/>
    <w:rsid w:val="00015FB3"/>
    <w:rsid w:val="00017809"/>
    <w:rsid w:val="00021309"/>
    <w:rsid w:val="0003041B"/>
    <w:rsid w:val="00031BDB"/>
    <w:rsid w:val="00035E9A"/>
    <w:rsid w:val="00036F58"/>
    <w:rsid w:val="000447CF"/>
    <w:rsid w:val="0005298D"/>
    <w:rsid w:val="000533AA"/>
    <w:rsid w:val="0005652C"/>
    <w:rsid w:val="00060C7F"/>
    <w:rsid w:val="00061DDF"/>
    <w:rsid w:val="00062A94"/>
    <w:rsid w:val="00063728"/>
    <w:rsid w:val="00077983"/>
    <w:rsid w:val="00077B37"/>
    <w:rsid w:val="0008406E"/>
    <w:rsid w:val="0008410D"/>
    <w:rsid w:val="00092602"/>
    <w:rsid w:val="00095D52"/>
    <w:rsid w:val="000961FB"/>
    <w:rsid w:val="000976C1"/>
    <w:rsid w:val="000A4B3E"/>
    <w:rsid w:val="000B2AAE"/>
    <w:rsid w:val="000B5981"/>
    <w:rsid w:val="000C01AD"/>
    <w:rsid w:val="000C4552"/>
    <w:rsid w:val="000C4CED"/>
    <w:rsid w:val="000C712E"/>
    <w:rsid w:val="000D0AA6"/>
    <w:rsid w:val="000D16C2"/>
    <w:rsid w:val="000D754A"/>
    <w:rsid w:val="000E38FD"/>
    <w:rsid w:val="000E437F"/>
    <w:rsid w:val="000F6DCB"/>
    <w:rsid w:val="000F730F"/>
    <w:rsid w:val="000F79A1"/>
    <w:rsid w:val="00100CF5"/>
    <w:rsid w:val="00102857"/>
    <w:rsid w:val="00105148"/>
    <w:rsid w:val="00110BB2"/>
    <w:rsid w:val="0011509A"/>
    <w:rsid w:val="001206CD"/>
    <w:rsid w:val="001213EE"/>
    <w:rsid w:val="001218B2"/>
    <w:rsid w:val="00124F50"/>
    <w:rsid w:val="00126E17"/>
    <w:rsid w:val="001302E3"/>
    <w:rsid w:val="001324B5"/>
    <w:rsid w:val="00134A1F"/>
    <w:rsid w:val="00140AEC"/>
    <w:rsid w:val="001415BC"/>
    <w:rsid w:val="001448C4"/>
    <w:rsid w:val="001503C3"/>
    <w:rsid w:val="00162E15"/>
    <w:rsid w:val="00164776"/>
    <w:rsid w:val="0016556C"/>
    <w:rsid w:val="0017370B"/>
    <w:rsid w:val="001748A9"/>
    <w:rsid w:val="001769EC"/>
    <w:rsid w:val="0018220F"/>
    <w:rsid w:val="00184266"/>
    <w:rsid w:val="0018550E"/>
    <w:rsid w:val="0019369F"/>
    <w:rsid w:val="00194419"/>
    <w:rsid w:val="00195A44"/>
    <w:rsid w:val="001A1632"/>
    <w:rsid w:val="001A253B"/>
    <w:rsid w:val="001A3F34"/>
    <w:rsid w:val="001A772A"/>
    <w:rsid w:val="001A7A47"/>
    <w:rsid w:val="001B1269"/>
    <w:rsid w:val="001B23C7"/>
    <w:rsid w:val="001B4363"/>
    <w:rsid w:val="001B4FEE"/>
    <w:rsid w:val="001B514E"/>
    <w:rsid w:val="001B524E"/>
    <w:rsid w:val="001C02BD"/>
    <w:rsid w:val="001C0B63"/>
    <w:rsid w:val="001C3329"/>
    <w:rsid w:val="001C7BE8"/>
    <w:rsid w:val="001D31C1"/>
    <w:rsid w:val="001D3305"/>
    <w:rsid w:val="001D57C4"/>
    <w:rsid w:val="001D6C01"/>
    <w:rsid w:val="001D7119"/>
    <w:rsid w:val="001E4507"/>
    <w:rsid w:val="001F03F5"/>
    <w:rsid w:val="001F12A9"/>
    <w:rsid w:val="001F17F0"/>
    <w:rsid w:val="001F1CC7"/>
    <w:rsid w:val="001F1F40"/>
    <w:rsid w:val="001F3139"/>
    <w:rsid w:val="001F5443"/>
    <w:rsid w:val="001F7B88"/>
    <w:rsid w:val="001F7F2B"/>
    <w:rsid w:val="00200F64"/>
    <w:rsid w:val="0020204A"/>
    <w:rsid w:val="002025BA"/>
    <w:rsid w:val="00206163"/>
    <w:rsid w:val="00206B64"/>
    <w:rsid w:val="00207C1B"/>
    <w:rsid w:val="00212469"/>
    <w:rsid w:val="00217B82"/>
    <w:rsid w:val="00217FA7"/>
    <w:rsid w:val="00220712"/>
    <w:rsid w:val="0022174D"/>
    <w:rsid w:val="00221C67"/>
    <w:rsid w:val="00225B3B"/>
    <w:rsid w:val="002426FF"/>
    <w:rsid w:val="0024395D"/>
    <w:rsid w:val="00255044"/>
    <w:rsid w:val="002551EC"/>
    <w:rsid w:val="00255EC9"/>
    <w:rsid w:val="002668C3"/>
    <w:rsid w:val="00270931"/>
    <w:rsid w:val="00270932"/>
    <w:rsid w:val="0027389F"/>
    <w:rsid w:val="002766E8"/>
    <w:rsid w:val="00276A08"/>
    <w:rsid w:val="00277274"/>
    <w:rsid w:val="0028239F"/>
    <w:rsid w:val="00285A65"/>
    <w:rsid w:val="002877B3"/>
    <w:rsid w:val="00290FD4"/>
    <w:rsid w:val="00293BD4"/>
    <w:rsid w:val="00293BDE"/>
    <w:rsid w:val="002943F4"/>
    <w:rsid w:val="00297792"/>
    <w:rsid w:val="002A6F56"/>
    <w:rsid w:val="002B2D5F"/>
    <w:rsid w:val="002B5927"/>
    <w:rsid w:val="002B6F11"/>
    <w:rsid w:val="002C403B"/>
    <w:rsid w:val="002C470E"/>
    <w:rsid w:val="002C5538"/>
    <w:rsid w:val="002D12A2"/>
    <w:rsid w:val="002D54C8"/>
    <w:rsid w:val="002D610B"/>
    <w:rsid w:val="002E289F"/>
    <w:rsid w:val="002E45AD"/>
    <w:rsid w:val="002E5691"/>
    <w:rsid w:val="002E5C5E"/>
    <w:rsid w:val="002F0691"/>
    <w:rsid w:val="002F1B0C"/>
    <w:rsid w:val="002F211C"/>
    <w:rsid w:val="002F3601"/>
    <w:rsid w:val="002F3816"/>
    <w:rsid w:val="002F4100"/>
    <w:rsid w:val="002F4356"/>
    <w:rsid w:val="002F45E2"/>
    <w:rsid w:val="002F4885"/>
    <w:rsid w:val="003031F9"/>
    <w:rsid w:val="00304B01"/>
    <w:rsid w:val="003124AD"/>
    <w:rsid w:val="00316735"/>
    <w:rsid w:val="003236B1"/>
    <w:rsid w:val="00325433"/>
    <w:rsid w:val="00325D8D"/>
    <w:rsid w:val="003260DB"/>
    <w:rsid w:val="00327CF3"/>
    <w:rsid w:val="00327ED3"/>
    <w:rsid w:val="00334954"/>
    <w:rsid w:val="003371D9"/>
    <w:rsid w:val="00340D3C"/>
    <w:rsid w:val="003504D4"/>
    <w:rsid w:val="003530AB"/>
    <w:rsid w:val="003539F1"/>
    <w:rsid w:val="00354487"/>
    <w:rsid w:val="0035707A"/>
    <w:rsid w:val="0036136C"/>
    <w:rsid w:val="0036189B"/>
    <w:rsid w:val="003626CD"/>
    <w:rsid w:val="00365C81"/>
    <w:rsid w:val="003667FF"/>
    <w:rsid w:val="00366B2F"/>
    <w:rsid w:val="0037130E"/>
    <w:rsid w:val="0037181D"/>
    <w:rsid w:val="00372046"/>
    <w:rsid w:val="00372C7C"/>
    <w:rsid w:val="0037675D"/>
    <w:rsid w:val="00384323"/>
    <w:rsid w:val="00384367"/>
    <w:rsid w:val="00386EF0"/>
    <w:rsid w:val="00387442"/>
    <w:rsid w:val="003878BE"/>
    <w:rsid w:val="003953A4"/>
    <w:rsid w:val="003A0CC5"/>
    <w:rsid w:val="003A34D3"/>
    <w:rsid w:val="003A61DB"/>
    <w:rsid w:val="003A6E6E"/>
    <w:rsid w:val="003B374C"/>
    <w:rsid w:val="003B419D"/>
    <w:rsid w:val="003B486C"/>
    <w:rsid w:val="003C3B5E"/>
    <w:rsid w:val="003C59D0"/>
    <w:rsid w:val="003C71E1"/>
    <w:rsid w:val="003C7806"/>
    <w:rsid w:val="003D1E55"/>
    <w:rsid w:val="003D5DBD"/>
    <w:rsid w:val="003E4D0F"/>
    <w:rsid w:val="003F3D49"/>
    <w:rsid w:val="003F3DB1"/>
    <w:rsid w:val="003F5AFA"/>
    <w:rsid w:val="003F5ECB"/>
    <w:rsid w:val="003F74ED"/>
    <w:rsid w:val="00401B1E"/>
    <w:rsid w:val="00401DC5"/>
    <w:rsid w:val="00402D60"/>
    <w:rsid w:val="00406B7C"/>
    <w:rsid w:val="00407BBB"/>
    <w:rsid w:val="0041144B"/>
    <w:rsid w:val="00415C5C"/>
    <w:rsid w:val="00416C8A"/>
    <w:rsid w:val="004174A7"/>
    <w:rsid w:val="00423699"/>
    <w:rsid w:val="00424D40"/>
    <w:rsid w:val="00425A5C"/>
    <w:rsid w:val="004263D2"/>
    <w:rsid w:val="00430B6A"/>
    <w:rsid w:val="00431AA0"/>
    <w:rsid w:val="00435CA4"/>
    <w:rsid w:val="00441390"/>
    <w:rsid w:val="00444224"/>
    <w:rsid w:val="0044485D"/>
    <w:rsid w:val="00444C10"/>
    <w:rsid w:val="00446493"/>
    <w:rsid w:val="0045042F"/>
    <w:rsid w:val="00450B1D"/>
    <w:rsid w:val="00457079"/>
    <w:rsid w:val="0045794D"/>
    <w:rsid w:val="004608C8"/>
    <w:rsid w:val="00461685"/>
    <w:rsid w:val="004632D6"/>
    <w:rsid w:val="00463F53"/>
    <w:rsid w:val="00463F83"/>
    <w:rsid w:val="00464D2C"/>
    <w:rsid w:val="00466558"/>
    <w:rsid w:val="00467C1A"/>
    <w:rsid w:val="0047141E"/>
    <w:rsid w:val="00476666"/>
    <w:rsid w:val="00480A0B"/>
    <w:rsid w:val="00483188"/>
    <w:rsid w:val="00483B4B"/>
    <w:rsid w:val="00484444"/>
    <w:rsid w:val="00484AF4"/>
    <w:rsid w:val="00485608"/>
    <w:rsid w:val="004878CA"/>
    <w:rsid w:val="0049271A"/>
    <w:rsid w:val="00494605"/>
    <w:rsid w:val="004948E7"/>
    <w:rsid w:val="0049642D"/>
    <w:rsid w:val="00497C9B"/>
    <w:rsid w:val="004B1208"/>
    <w:rsid w:val="004B1DCA"/>
    <w:rsid w:val="004B2BF1"/>
    <w:rsid w:val="004B54F5"/>
    <w:rsid w:val="004C105B"/>
    <w:rsid w:val="004C5C29"/>
    <w:rsid w:val="004C6E7C"/>
    <w:rsid w:val="004E1A74"/>
    <w:rsid w:val="004E4FF6"/>
    <w:rsid w:val="004E57D2"/>
    <w:rsid w:val="004F03A7"/>
    <w:rsid w:val="004F0CC5"/>
    <w:rsid w:val="004F1AFB"/>
    <w:rsid w:val="004F340D"/>
    <w:rsid w:val="004F4476"/>
    <w:rsid w:val="004F6924"/>
    <w:rsid w:val="00504693"/>
    <w:rsid w:val="0050565C"/>
    <w:rsid w:val="00506C8D"/>
    <w:rsid w:val="00512B56"/>
    <w:rsid w:val="00514B01"/>
    <w:rsid w:val="00515166"/>
    <w:rsid w:val="00516FEC"/>
    <w:rsid w:val="00520D5A"/>
    <w:rsid w:val="0052619A"/>
    <w:rsid w:val="00526459"/>
    <w:rsid w:val="00527C86"/>
    <w:rsid w:val="0053183F"/>
    <w:rsid w:val="00532281"/>
    <w:rsid w:val="00532A3A"/>
    <w:rsid w:val="00535D9A"/>
    <w:rsid w:val="00543231"/>
    <w:rsid w:val="005462DD"/>
    <w:rsid w:val="00546376"/>
    <w:rsid w:val="005519EE"/>
    <w:rsid w:val="00551AAE"/>
    <w:rsid w:val="00554D7E"/>
    <w:rsid w:val="00556604"/>
    <w:rsid w:val="00561AB6"/>
    <w:rsid w:val="00564492"/>
    <w:rsid w:val="00565DFB"/>
    <w:rsid w:val="00573BD9"/>
    <w:rsid w:val="00575246"/>
    <w:rsid w:val="00584B31"/>
    <w:rsid w:val="00585D88"/>
    <w:rsid w:val="00586757"/>
    <w:rsid w:val="0058767F"/>
    <w:rsid w:val="00590791"/>
    <w:rsid w:val="00594B51"/>
    <w:rsid w:val="0059554C"/>
    <w:rsid w:val="005961F4"/>
    <w:rsid w:val="005A108A"/>
    <w:rsid w:val="005A54F4"/>
    <w:rsid w:val="005A59C3"/>
    <w:rsid w:val="005A66D5"/>
    <w:rsid w:val="005B4FEE"/>
    <w:rsid w:val="005C147A"/>
    <w:rsid w:val="005C377A"/>
    <w:rsid w:val="005C5A7E"/>
    <w:rsid w:val="005D0C0D"/>
    <w:rsid w:val="005D1F7B"/>
    <w:rsid w:val="005D6603"/>
    <w:rsid w:val="005E408D"/>
    <w:rsid w:val="005F406F"/>
    <w:rsid w:val="005F4700"/>
    <w:rsid w:val="006062A4"/>
    <w:rsid w:val="00611BAB"/>
    <w:rsid w:val="00621C1D"/>
    <w:rsid w:val="00621FCC"/>
    <w:rsid w:val="00623F88"/>
    <w:rsid w:val="00625269"/>
    <w:rsid w:val="006253BC"/>
    <w:rsid w:val="00632A3F"/>
    <w:rsid w:val="006350B0"/>
    <w:rsid w:val="006352DA"/>
    <w:rsid w:val="00635971"/>
    <w:rsid w:val="00637B80"/>
    <w:rsid w:val="0064129F"/>
    <w:rsid w:val="0064182E"/>
    <w:rsid w:val="00641B1A"/>
    <w:rsid w:val="00641D13"/>
    <w:rsid w:val="006431FD"/>
    <w:rsid w:val="00645C05"/>
    <w:rsid w:val="00650ADE"/>
    <w:rsid w:val="0065280D"/>
    <w:rsid w:val="006529A4"/>
    <w:rsid w:val="00654569"/>
    <w:rsid w:val="00654F9E"/>
    <w:rsid w:val="00656016"/>
    <w:rsid w:val="006575ED"/>
    <w:rsid w:val="0066269D"/>
    <w:rsid w:val="00662A2F"/>
    <w:rsid w:val="00666502"/>
    <w:rsid w:val="00667009"/>
    <w:rsid w:val="00670F4A"/>
    <w:rsid w:val="00672395"/>
    <w:rsid w:val="00672540"/>
    <w:rsid w:val="00683940"/>
    <w:rsid w:val="00690EB8"/>
    <w:rsid w:val="006914BD"/>
    <w:rsid w:val="00696B50"/>
    <w:rsid w:val="00697EF9"/>
    <w:rsid w:val="006A04BF"/>
    <w:rsid w:val="006A0F4B"/>
    <w:rsid w:val="006A1D47"/>
    <w:rsid w:val="006A53F3"/>
    <w:rsid w:val="006A73D1"/>
    <w:rsid w:val="006B2601"/>
    <w:rsid w:val="006B47FE"/>
    <w:rsid w:val="006B51D5"/>
    <w:rsid w:val="006B7A4E"/>
    <w:rsid w:val="006C0175"/>
    <w:rsid w:val="006C0340"/>
    <w:rsid w:val="006C1EBF"/>
    <w:rsid w:val="006C28C5"/>
    <w:rsid w:val="006C38B3"/>
    <w:rsid w:val="006C3BB4"/>
    <w:rsid w:val="006C5D32"/>
    <w:rsid w:val="006C7D7D"/>
    <w:rsid w:val="006D47B6"/>
    <w:rsid w:val="006D538A"/>
    <w:rsid w:val="006D6EA9"/>
    <w:rsid w:val="006D70BD"/>
    <w:rsid w:val="006E18F2"/>
    <w:rsid w:val="006E45BD"/>
    <w:rsid w:val="006E7ABD"/>
    <w:rsid w:val="006F0087"/>
    <w:rsid w:val="006F34D8"/>
    <w:rsid w:val="006F4955"/>
    <w:rsid w:val="006F6C61"/>
    <w:rsid w:val="006F7EE0"/>
    <w:rsid w:val="00706708"/>
    <w:rsid w:val="00706C1E"/>
    <w:rsid w:val="00707FCA"/>
    <w:rsid w:val="007176DA"/>
    <w:rsid w:val="00721539"/>
    <w:rsid w:val="00722C61"/>
    <w:rsid w:val="0072318B"/>
    <w:rsid w:val="00723B60"/>
    <w:rsid w:val="00724C07"/>
    <w:rsid w:val="00733EF2"/>
    <w:rsid w:val="00734D18"/>
    <w:rsid w:val="007457CF"/>
    <w:rsid w:val="00747E47"/>
    <w:rsid w:val="00750101"/>
    <w:rsid w:val="00750135"/>
    <w:rsid w:val="00753893"/>
    <w:rsid w:val="00753B3D"/>
    <w:rsid w:val="007571E7"/>
    <w:rsid w:val="007610EE"/>
    <w:rsid w:val="00762A97"/>
    <w:rsid w:val="00764BB5"/>
    <w:rsid w:val="00765183"/>
    <w:rsid w:val="00765DC4"/>
    <w:rsid w:val="00765E60"/>
    <w:rsid w:val="0077427E"/>
    <w:rsid w:val="007758C5"/>
    <w:rsid w:val="00775EC1"/>
    <w:rsid w:val="0078186A"/>
    <w:rsid w:val="0078230F"/>
    <w:rsid w:val="007927C8"/>
    <w:rsid w:val="00793520"/>
    <w:rsid w:val="007945F8"/>
    <w:rsid w:val="00794B16"/>
    <w:rsid w:val="00795E18"/>
    <w:rsid w:val="007971BD"/>
    <w:rsid w:val="007971C0"/>
    <w:rsid w:val="007A1C73"/>
    <w:rsid w:val="007A50DB"/>
    <w:rsid w:val="007A565E"/>
    <w:rsid w:val="007B0128"/>
    <w:rsid w:val="007B0F4E"/>
    <w:rsid w:val="007B36F4"/>
    <w:rsid w:val="007B79BD"/>
    <w:rsid w:val="007C23F3"/>
    <w:rsid w:val="007C4D29"/>
    <w:rsid w:val="007D1AC9"/>
    <w:rsid w:val="007D2004"/>
    <w:rsid w:val="007D6B8F"/>
    <w:rsid w:val="007E1D91"/>
    <w:rsid w:val="007E4778"/>
    <w:rsid w:val="007E4802"/>
    <w:rsid w:val="007E5274"/>
    <w:rsid w:val="007E5727"/>
    <w:rsid w:val="007E6456"/>
    <w:rsid w:val="007F05EB"/>
    <w:rsid w:val="007F1567"/>
    <w:rsid w:val="007F1E59"/>
    <w:rsid w:val="007F2B41"/>
    <w:rsid w:val="007F3112"/>
    <w:rsid w:val="007F769F"/>
    <w:rsid w:val="0080791C"/>
    <w:rsid w:val="0081442E"/>
    <w:rsid w:val="00814B3B"/>
    <w:rsid w:val="00815AED"/>
    <w:rsid w:val="00816851"/>
    <w:rsid w:val="00820E8D"/>
    <w:rsid w:val="008213BE"/>
    <w:rsid w:val="0082163B"/>
    <w:rsid w:val="00827213"/>
    <w:rsid w:val="00831476"/>
    <w:rsid w:val="00833B01"/>
    <w:rsid w:val="00835540"/>
    <w:rsid w:val="00836426"/>
    <w:rsid w:val="008432E8"/>
    <w:rsid w:val="0085481F"/>
    <w:rsid w:val="00861873"/>
    <w:rsid w:val="008627D7"/>
    <w:rsid w:val="008672F5"/>
    <w:rsid w:val="00871008"/>
    <w:rsid w:val="0088262D"/>
    <w:rsid w:val="00884795"/>
    <w:rsid w:val="00887892"/>
    <w:rsid w:val="00890021"/>
    <w:rsid w:val="00893712"/>
    <w:rsid w:val="008949C3"/>
    <w:rsid w:val="0089565C"/>
    <w:rsid w:val="00897D5C"/>
    <w:rsid w:val="00897E33"/>
    <w:rsid w:val="008A0450"/>
    <w:rsid w:val="008A0C3B"/>
    <w:rsid w:val="008A11BC"/>
    <w:rsid w:val="008A3B1D"/>
    <w:rsid w:val="008C1637"/>
    <w:rsid w:val="008C1D90"/>
    <w:rsid w:val="008C2348"/>
    <w:rsid w:val="008C2AFB"/>
    <w:rsid w:val="008C4023"/>
    <w:rsid w:val="008C7ECA"/>
    <w:rsid w:val="008D05DA"/>
    <w:rsid w:val="008D27DF"/>
    <w:rsid w:val="008D6427"/>
    <w:rsid w:val="008E50F6"/>
    <w:rsid w:val="008E5A99"/>
    <w:rsid w:val="00902357"/>
    <w:rsid w:val="009040F7"/>
    <w:rsid w:val="00904F6B"/>
    <w:rsid w:val="00907546"/>
    <w:rsid w:val="00910132"/>
    <w:rsid w:val="009121B9"/>
    <w:rsid w:val="0091273F"/>
    <w:rsid w:val="00912831"/>
    <w:rsid w:val="00914FFC"/>
    <w:rsid w:val="00923B31"/>
    <w:rsid w:val="00924F96"/>
    <w:rsid w:val="009254F6"/>
    <w:rsid w:val="00930B48"/>
    <w:rsid w:val="0093420E"/>
    <w:rsid w:val="009349AD"/>
    <w:rsid w:val="00935050"/>
    <w:rsid w:val="00936D62"/>
    <w:rsid w:val="00937E99"/>
    <w:rsid w:val="009401DB"/>
    <w:rsid w:val="0094087F"/>
    <w:rsid w:val="00941B81"/>
    <w:rsid w:val="00941D60"/>
    <w:rsid w:val="00944266"/>
    <w:rsid w:val="00946402"/>
    <w:rsid w:val="00946936"/>
    <w:rsid w:val="0095033C"/>
    <w:rsid w:val="00961DFF"/>
    <w:rsid w:val="009636D4"/>
    <w:rsid w:val="00965888"/>
    <w:rsid w:val="00966873"/>
    <w:rsid w:val="009706A7"/>
    <w:rsid w:val="00970E0F"/>
    <w:rsid w:val="009734E2"/>
    <w:rsid w:val="00974445"/>
    <w:rsid w:val="009752C1"/>
    <w:rsid w:val="00977F3A"/>
    <w:rsid w:val="00980425"/>
    <w:rsid w:val="00980517"/>
    <w:rsid w:val="00980C5E"/>
    <w:rsid w:val="0098127F"/>
    <w:rsid w:val="00982B2D"/>
    <w:rsid w:val="00985291"/>
    <w:rsid w:val="00985497"/>
    <w:rsid w:val="00986607"/>
    <w:rsid w:val="009872F3"/>
    <w:rsid w:val="00987EC8"/>
    <w:rsid w:val="00994C6D"/>
    <w:rsid w:val="009A0325"/>
    <w:rsid w:val="009A151D"/>
    <w:rsid w:val="009A341A"/>
    <w:rsid w:val="009A39B7"/>
    <w:rsid w:val="009A3E64"/>
    <w:rsid w:val="009A3F1E"/>
    <w:rsid w:val="009A4CEE"/>
    <w:rsid w:val="009A5CBA"/>
    <w:rsid w:val="009B2E68"/>
    <w:rsid w:val="009B62A1"/>
    <w:rsid w:val="009B7B56"/>
    <w:rsid w:val="009C05D3"/>
    <w:rsid w:val="009D3A16"/>
    <w:rsid w:val="009E0ADA"/>
    <w:rsid w:val="009E2506"/>
    <w:rsid w:val="009E5D9C"/>
    <w:rsid w:val="009F6B94"/>
    <w:rsid w:val="00A00095"/>
    <w:rsid w:val="00A017BC"/>
    <w:rsid w:val="00A03E13"/>
    <w:rsid w:val="00A043C3"/>
    <w:rsid w:val="00A1223E"/>
    <w:rsid w:val="00A176EB"/>
    <w:rsid w:val="00A21865"/>
    <w:rsid w:val="00A25CB9"/>
    <w:rsid w:val="00A26BD6"/>
    <w:rsid w:val="00A26BE7"/>
    <w:rsid w:val="00A3114A"/>
    <w:rsid w:val="00A32289"/>
    <w:rsid w:val="00A32C3F"/>
    <w:rsid w:val="00A35DC3"/>
    <w:rsid w:val="00A373C3"/>
    <w:rsid w:val="00A41A59"/>
    <w:rsid w:val="00A425F8"/>
    <w:rsid w:val="00A436B2"/>
    <w:rsid w:val="00A5379C"/>
    <w:rsid w:val="00A5630F"/>
    <w:rsid w:val="00A612A6"/>
    <w:rsid w:val="00A628CA"/>
    <w:rsid w:val="00A72367"/>
    <w:rsid w:val="00A76D8E"/>
    <w:rsid w:val="00A80CD1"/>
    <w:rsid w:val="00A80CE3"/>
    <w:rsid w:val="00A86C19"/>
    <w:rsid w:val="00A86D9A"/>
    <w:rsid w:val="00A907B2"/>
    <w:rsid w:val="00A97A3E"/>
    <w:rsid w:val="00A97D80"/>
    <w:rsid w:val="00AA0868"/>
    <w:rsid w:val="00AA0B77"/>
    <w:rsid w:val="00AA109E"/>
    <w:rsid w:val="00AA218A"/>
    <w:rsid w:val="00AA3551"/>
    <w:rsid w:val="00AA5AB9"/>
    <w:rsid w:val="00AB0F31"/>
    <w:rsid w:val="00AB18C5"/>
    <w:rsid w:val="00AB2180"/>
    <w:rsid w:val="00AC01DE"/>
    <w:rsid w:val="00AC4F3C"/>
    <w:rsid w:val="00AC55BF"/>
    <w:rsid w:val="00AC7411"/>
    <w:rsid w:val="00AD52E7"/>
    <w:rsid w:val="00AE078C"/>
    <w:rsid w:val="00AE2260"/>
    <w:rsid w:val="00AE64E3"/>
    <w:rsid w:val="00AF1050"/>
    <w:rsid w:val="00AF149C"/>
    <w:rsid w:val="00AF2BB5"/>
    <w:rsid w:val="00AF7724"/>
    <w:rsid w:val="00AF78FB"/>
    <w:rsid w:val="00B05D30"/>
    <w:rsid w:val="00B071BF"/>
    <w:rsid w:val="00B1030C"/>
    <w:rsid w:val="00B13AB7"/>
    <w:rsid w:val="00B13AD1"/>
    <w:rsid w:val="00B2131E"/>
    <w:rsid w:val="00B21379"/>
    <w:rsid w:val="00B228FA"/>
    <w:rsid w:val="00B25405"/>
    <w:rsid w:val="00B26097"/>
    <w:rsid w:val="00B336F5"/>
    <w:rsid w:val="00B35594"/>
    <w:rsid w:val="00B40997"/>
    <w:rsid w:val="00B41162"/>
    <w:rsid w:val="00B41A13"/>
    <w:rsid w:val="00B4206F"/>
    <w:rsid w:val="00B42B16"/>
    <w:rsid w:val="00B42BEB"/>
    <w:rsid w:val="00B4460D"/>
    <w:rsid w:val="00B52502"/>
    <w:rsid w:val="00B52AFC"/>
    <w:rsid w:val="00B56001"/>
    <w:rsid w:val="00B56DB1"/>
    <w:rsid w:val="00B758B3"/>
    <w:rsid w:val="00B81D02"/>
    <w:rsid w:val="00B82669"/>
    <w:rsid w:val="00B843B7"/>
    <w:rsid w:val="00B8475D"/>
    <w:rsid w:val="00B86F3C"/>
    <w:rsid w:val="00B93839"/>
    <w:rsid w:val="00B95A31"/>
    <w:rsid w:val="00B97FC6"/>
    <w:rsid w:val="00BA49ED"/>
    <w:rsid w:val="00BA58F8"/>
    <w:rsid w:val="00BA6758"/>
    <w:rsid w:val="00BA7A19"/>
    <w:rsid w:val="00BB28D1"/>
    <w:rsid w:val="00BB7692"/>
    <w:rsid w:val="00BC08B4"/>
    <w:rsid w:val="00BC6AED"/>
    <w:rsid w:val="00BD431F"/>
    <w:rsid w:val="00BD66FC"/>
    <w:rsid w:val="00BE194A"/>
    <w:rsid w:val="00BE2BD0"/>
    <w:rsid w:val="00BE31F5"/>
    <w:rsid w:val="00BE4CD4"/>
    <w:rsid w:val="00BF0208"/>
    <w:rsid w:val="00BF1FD2"/>
    <w:rsid w:val="00BF243A"/>
    <w:rsid w:val="00BF4FDA"/>
    <w:rsid w:val="00C0321E"/>
    <w:rsid w:val="00C05DDB"/>
    <w:rsid w:val="00C22D5C"/>
    <w:rsid w:val="00C23088"/>
    <w:rsid w:val="00C26BAE"/>
    <w:rsid w:val="00C323CA"/>
    <w:rsid w:val="00C4202F"/>
    <w:rsid w:val="00C4692C"/>
    <w:rsid w:val="00C563A6"/>
    <w:rsid w:val="00C5771D"/>
    <w:rsid w:val="00C638A4"/>
    <w:rsid w:val="00C6430C"/>
    <w:rsid w:val="00C645C0"/>
    <w:rsid w:val="00C7042E"/>
    <w:rsid w:val="00C7599E"/>
    <w:rsid w:val="00C7694E"/>
    <w:rsid w:val="00C816A1"/>
    <w:rsid w:val="00C81BBD"/>
    <w:rsid w:val="00C8327F"/>
    <w:rsid w:val="00C85A88"/>
    <w:rsid w:val="00C8602E"/>
    <w:rsid w:val="00C86595"/>
    <w:rsid w:val="00C9043B"/>
    <w:rsid w:val="00C91447"/>
    <w:rsid w:val="00C9179E"/>
    <w:rsid w:val="00C925BD"/>
    <w:rsid w:val="00C93012"/>
    <w:rsid w:val="00C9754F"/>
    <w:rsid w:val="00C97A4C"/>
    <w:rsid w:val="00CA2BE5"/>
    <w:rsid w:val="00CA3F57"/>
    <w:rsid w:val="00CA4036"/>
    <w:rsid w:val="00CA559C"/>
    <w:rsid w:val="00CA5DF5"/>
    <w:rsid w:val="00CA741C"/>
    <w:rsid w:val="00CB07F7"/>
    <w:rsid w:val="00CB0AE2"/>
    <w:rsid w:val="00CB1307"/>
    <w:rsid w:val="00CB259B"/>
    <w:rsid w:val="00CB566D"/>
    <w:rsid w:val="00CC302B"/>
    <w:rsid w:val="00CC3D01"/>
    <w:rsid w:val="00CC7B65"/>
    <w:rsid w:val="00CD2320"/>
    <w:rsid w:val="00CD65CD"/>
    <w:rsid w:val="00CE03F3"/>
    <w:rsid w:val="00CE0E53"/>
    <w:rsid w:val="00CE2071"/>
    <w:rsid w:val="00CE418E"/>
    <w:rsid w:val="00CE5939"/>
    <w:rsid w:val="00CF2563"/>
    <w:rsid w:val="00CF307F"/>
    <w:rsid w:val="00CF48E3"/>
    <w:rsid w:val="00CF5527"/>
    <w:rsid w:val="00D019BC"/>
    <w:rsid w:val="00D01B2D"/>
    <w:rsid w:val="00D02E1C"/>
    <w:rsid w:val="00D03624"/>
    <w:rsid w:val="00D0709F"/>
    <w:rsid w:val="00D1179F"/>
    <w:rsid w:val="00D152F0"/>
    <w:rsid w:val="00D162B2"/>
    <w:rsid w:val="00D164E8"/>
    <w:rsid w:val="00D17D78"/>
    <w:rsid w:val="00D2576F"/>
    <w:rsid w:val="00D27062"/>
    <w:rsid w:val="00D31102"/>
    <w:rsid w:val="00D32822"/>
    <w:rsid w:val="00D47CDB"/>
    <w:rsid w:val="00D50447"/>
    <w:rsid w:val="00D569EE"/>
    <w:rsid w:val="00D56A9F"/>
    <w:rsid w:val="00D574D6"/>
    <w:rsid w:val="00D62A94"/>
    <w:rsid w:val="00D64E96"/>
    <w:rsid w:val="00D713DD"/>
    <w:rsid w:val="00D73233"/>
    <w:rsid w:val="00D7544A"/>
    <w:rsid w:val="00D75BDF"/>
    <w:rsid w:val="00D76214"/>
    <w:rsid w:val="00D800A7"/>
    <w:rsid w:val="00D82587"/>
    <w:rsid w:val="00D8358D"/>
    <w:rsid w:val="00D836C2"/>
    <w:rsid w:val="00D84458"/>
    <w:rsid w:val="00D86632"/>
    <w:rsid w:val="00D92E3C"/>
    <w:rsid w:val="00D933DC"/>
    <w:rsid w:val="00D96A4C"/>
    <w:rsid w:val="00DA08D8"/>
    <w:rsid w:val="00DA3C27"/>
    <w:rsid w:val="00DA7EA0"/>
    <w:rsid w:val="00DB2AAF"/>
    <w:rsid w:val="00DB4C79"/>
    <w:rsid w:val="00DB697A"/>
    <w:rsid w:val="00DC095E"/>
    <w:rsid w:val="00DC0F4F"/>
    <w:rsid w:val="00DC1485"/>
    <w:rsid w:val="00DC4EEA"/>
    <w:rsid w:val="00DD0929"/>
    <w:rsid w:val="00DD1A89"/>
    <w:rsid w:val="00DD2F21"/>
    <w:rsid w:val="00DE609E"/>
    <w:rsid w:val="00DE6C44"/>
    <w:rsid w:val="00DF004C"/>
    <w:rsid w:val="00DF1DE7"/>
    <w:rsid w:val="00DF1F22"/>
    <w:rsid w:val="00DF2971"/>
    <w:rsid w:val="00DF345E"/>
    <w:rsid w:val="00DF3F99"/>
    <w:rsid w:val="00DF54D7"/>
    <w:rsid w:val="00E00129"/>
    <w:rsid w:val="00E0073B"/>
    <w:rsid w:val="00E048EC"/>
    <w:rsid w:val="00E04BDE"/>
    <w:rsid w:val="00E0521E"/>
    <w:rsid w:val="00E0775F"/>
    <w:rsid w:val="00E07881"/>
    <w:rsid w:val="00E13843"/>
    <w:rsid w:val="00E13B60"/>
    <w:rsid w:val="00E15755"/>
    <w:rsid w:val="00E171E6"/>
    <w:rsid w:val="00E20BA4"/>
    <w:rsid w:val="00E23FB4"/>
    <w:rsid w:val="00E24C33"/>
    <w:rsid w:val="00E27270"/>
    <w:rsid w:val="00E30385"/>
    <w:rsid w:val="00E35266"/>
    <w:rsid w:val="00E36E92"/>
    <w:rsid w:val="00E409CB"/>
    <w:rsid w:val="00E424E8"/>
    <w:rsid w:val="00E42DFF"/>
    <w:rsid w:val="00E53EA5"/>
    <w:rsid w:val="00E67A42"/>
    <w:rsid w:val="00E71A40"/>
    <w:rsid w:val="00E729AD"/>
    <w:rsid w:val="00E74ECF"/>
    <w:rsid w:val="00E80164"/>
    <w:rsid w:val="00E805DE"/>
    <w:rsid w:val="00E8578E"/>
    <w:rsid w:val="00E85E42"/>
    <w:rsid w:val="00E97FFB"/>
    <w:rsid w:val="00EA1E68"/>
    <w:rsid w:val="00EA3C72"/>
    <w:rsid w:val="00EA4395"/>
    <w:rsid w:val="00EA656A"/>
    <w:rsid w:val="00EA680E"/>
    <w:rsid w:val="00EA6B88"/>
    <w:rsid w:val="00EB3765"/>
    <w:rsid w:val="00EB6B73"/>
    <w:rsid w:val="00EB6C49"/>
    <w:rsid w:val="00EC0041"/>
    <w:rsid w:val="00EC0F6A"/>
    <w:rsid w:val="00EC1978"/>
    <w:rsid w:val="00EC4AD1"/>
    <w:rsid w:val="00EC709F"/>
    <w:rsid w:val="00ED4E6C"/>
    <w:rsid w:val="00EE3BBF"/>
    <w:rsid w:val="00EF0974"/>
    <w:rsid w:val="00EF3943"/>
    <w:rsid w:val="00EF4C3D"/>
    <w:rsid w:val="00EF7991"/>
    <w:rsid w:val="00F05130"/>
    <w:rsid w:val="00F06A68"/>
    <w:rsid w:val="00F072F1"/>
    <w:rsid w:val="00F07BB8"/>
    <w:rsid w:val="00F12FEC"/>
    <w:rsid w:val="00F13332"/>
    <w:rsid w:val="00F16B3C"/>
    <w:rsid w:val="00F243E8"/>
    <w:rsid w:val="00F24488"/>
    <w:rsid w:val="00F24B05"/>
    <w:rsid w:val="00F25CE2"/>
    <w:rsid w:val="00F25E02"/>
    <w:rsid w:val="00F30753"/>
    <w:rsid w:val="00F30856"/>
    <w:rsid w:val="00F3303F"/>
    <w:rsid w:val="00F40BF1"/>
    <w:rsid w:val="00F420C0"/>
    <w:rsid w:val="00F42BFF"/>
    <w:rsid w:val="00F4465F"/>
    <w:rsid w:val="00F4760B"/>
    <w:rsid w:val="00F51125"/>
    <w:rsid w:val="00F52861"/>
    <w:rsid w:val="00F5631D"/>
    <w:rsid w:val="00F5665F"/>
    <w:rsid w:val="00F579BE"/>
    <w:rsid w:val="00F6020C"/>
    <w:rsid w:val="00F63959"/>
    <w:rsid w:val="00F65539"/>
    <w:rsid w:val="00F73708"/>
    <w:rsid w:val="00F74E65"/>
    <w:rsid w:val="00F766FB"/>
    <w:rsid w:val="00F81116"/>
    <w:rsid w:val="00F8393C"/>
    <w:rsid w:val="00F85740"/>
    <w:rsid w:val="00F86413"/>
    <w:rsid w:val="00F87E0E"/>
    <w:rsid w:val="00F87FE6"/>
    <w:rsid w:val="00F938A3"/>
    <w:rsid w:val="00F96559"/>
    <w:rsid w:val="00F96F2C"/>
    <w:rsid w:val="00FA104D"/>
    <w:rsid w:val="00FA19AB"/>
    <w:rsid w:val="00FA3958"/>
    <w:rsid w:val="00FA4631"/>
    <w:rsid w:val="00FA6D90"/>
    <w:rsid w:val="00FB15A1"/>
    <w:rsid w:val="00FB58FD"/>
    <w:rsid w:val="00FD28C9"/>
    <w:rsid w:val="00FD30FA"/>
    <w:rsid w:val="00FD377F"/>
    <w:rsid w:val="00FD3E0A"/>
    <w:rsid w:val="00FE0BDF"/>
    <w:rsid w:val="00FE1D67"/>
    <w:rsid w:val="00FE4BE0"/>
    <w:rsid w:val="00FE4C60"/>
    <w:rsid w:val="00FF0694"/>
    <w:rsid w:val="00FF0EDB"/>
    <w:rsid w:val="00FF1022"/>
    <w:rsid w:val="00FF2FE5"/>
    <w:rsid w:val="00FF30C9"/>
    <w:rsid w:val="00FF6824"/>
    <w:rsid w:val="00FF74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PlaceName"/>
  <w:shapeDefaults>
    <o:shapedefaults v:ext="edit" spidmax="15362" fillcolor="white">
      <v:fill color="white"/>
      <o:colormru v:ext="edit" colors="#03c"/>
      <o:colormenu v:ext="edit" fillcolor="none" strokecolor="red"/>
    </o:shapedefaults>
    <o:shapelayout v:ext="edit">
      <o:idmap v:ext="edit" data="1"/>
      <o:regrouptable v:ext="edit">
        <o:entry new="1" old="0"/>
        <o:entry new="2" old="0"/>
        <o:entry new="3" old="0"/>
        <o:entry new="4" old="0"/>
        <o:entry new="5" old="0"/>
        <o:entry new="6" old="0"/>
        <o:entry new="7" old="0"/>
        <o:entry new="8" old="0"/>
        <o:entry new="9" old="0"/>
        <o:entry new="10" old="9"/>
        <o:entry new="11" old="10"/>
        <o:entry new="12" old="0"/>
        <o:entry new="13" old="12"/>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89F"/>
    <w:rPr>
      <w:rFonts w:ascii="Verdana" w:hAnsi="Verdana"/>
      <w:szCs w:val="24"/>
    </w:rPr>
  </w:style>
  <w:style w:type="paragraph" w:styleId="Heading1">
    <w:name w:val="heading 1"/>
    <w:aliases w:val="Heading 1 Char"/>
    <w:basedOn w:val="Normal"/>
    <w:next w:val="Normal"/>
    <w:qFormat/>
    <w:rsid w:val="00EA680E"/>
    <w:pPr>
      <w:keepNext/>
      <w:numPr>
        <w:numId w:val="2"/>
      </w:numPr>
      <w:outlineLvl w:val="0"/>
    </w:pPr>
    <w:rPr>
      <w:rFonts w:cs="Arial"/>
      <w:b/>
      <w:sz w:val="24"/>
    </w:rPr>
  </w:style>
  <w:style w:type="paragraph" w:styleId="Heading2">
    <w:name w:val="heading 2"/>
    <w:aliases w:val="h2,Level 2 Topic Heading"/>
    <w:basedOn w:val="Heading1"/>
    <w:next w:val="Normal"/>
    <w:qFormat/>
    <w:rsid w:val="002F45E2"/>
    <w:pPr>
      <w:numPr>
        <w:ilvl w:val="1"/>
      </w:numPr>
      <w:outlineLvl w:val="1"/>
    </w:pPr>
  </w:style>
  <w:style w:type="paragraph" w:styleId="Heading3">
    <w:name w:val="heading 3"/>
    <w:basedOn w:val="Heading2"/>
    <w:next w:val="Normal"/>
    <w:qFormat/>
    <w:rsid w:val="002F45E2"/>
    <w:pPr>
      <w:numPr>
        <w:ilvl w:val="2"/>
      </w:numPr>
      <w:outlineLvl w:val="2"/>
    </w:pPr>
    <w:rPr>
      <w:sz w:val="20"/>
      <w:szCs w:val="20"/>
    </w:rPr>
  </w:style>
  <w:style w:type="paragraph" w:styleId="Heading4">
    <w:name w:val="heading 4"/>
    <w:basedOn w:val="Normal"/>
    <w:next w:val="Normal"/>
    <w:autoRedefine/>
    <w:qFormat/>
    <w:rsid w:val="00402D60"/>
    <w:pPr>
      <w:keepNext/>
      <w:ind w:left="1440"/>
      <w:outlineLvl w:val="3"/>
    </w:pPr>
    <w:rPr>
      <w:rFonts w:ascii="Arial" w:hAnsi="Arial" w:cs="Arial"/>
      <w:b/>
      <w:szCs w:val="20"/>
      <w:lang w:val="en-GB"/>
    </w:rPr>
  </w:style>
  <w:style w:type="paragraph" w:styleId="Heading5">
    <w:name w:val="heading 5"/>
    <w:basedOn w:val="Normal"/>
    <w:next w:val="Normal"/>
    <w:autoRedefine/>
    <w:qFormat/>
    <w:rsid w:val="00C816A1"/>
    <w:pPr>
      <w:keepNext/>
      <w:jc w:val="center"/>
      <w:outlineLvl w:val="4"/>
    </w:pPr>
    <w:rPr>
      <w:rFonts w:cs="Arial"/>
      <w:b/>
      <w:bCs/>
      <w:sz w:val="24"/>
      <w:szCs w:val="40"/>
    </w:rPr>
  </w:style>
  <w:style w:type="paragraph" w:styleId="Heading6">
    <w:name w:val="heading 6"/>
    <w:basedOn w:val="Normal"/>
    <w:next w:val="Normal"/>
    <w:qFormat/>
    <w:rsid w:val="00A25CB9"/>
    <w:pPr>
      <w:keepNext/>
      <w:outlineLvl w:val="5"/>
    </w:pPr>
    <w:rPr>
      <w:rFonts w:cs="Arial"/>
      <w:b/>
      <w:bCs/>
      <w:color w:val="0000FF"/>
      <w:sz w:val="22"/>
    </w:rPr>
  </w:style>
  <w:style w:type="paragraph" w:styleId="Heading7">
    <w:name w:val="heading 7"/>
    <w:basedOn w:val="Normal"/>
    <w:next w:val="Normal"/>
    <w:qFormat/>
    <w:rsid w:val="00A25CB9"/>
    <w:pPr>
      <w:keepNext/>
      <w:outlineLvl w:val="6"/>
    </w:pPr>
    <w:rPr>
      <w:rFonts w:cs="Arial"/>
      <w:b/>
      <w:bCs/>
      <w:color w:val="0000FF"/>
      <w:sz w:val="22"/>
      <w:u w:val="single"/>
    </w:rPr>
  </w:style>
  <w:style w:type="paragraph" w:styleId="Heading8">
    <w:name w:val="heading 8"/>
    <w:basedOn w:val="Normal"/>
    <w:next w:val="Normal"/>
    <w:qFormat/>
    <w:rsid w:val="00A25CB9"/>
    <w:pPr>
      <w:spacing w:before="240" w:after="60"/>
      <w:outlineLvl w:val="7"/>
    </w:pPr>
    <w:rPr>
      <w:rFonts w:ascii="Arial" w:hAnsi="Arial"/>
      <w:i/>
      <w:szCs w:val="20"/>
    </w:rPr>
  </w:style>
  <w:style w:type="paragraph" w:styleId="Heading9">
    <w:name w:val="heading 9"/>
    <w:basedOn w:val="Normal"/>
    <w:next w:val="Normal"/>
    <w:qFormat/>
    <w:rsid w:val="00A25CB9"/>
    <w:p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A25CB9"/>
    <w:pPr>
      <w:jc w:val="both"/>
    </w:pPr>
    <w:rPr>
      <w:rFonts w:ascii="Arial" w:hAnsi="Arial" w:cs="Arial"/>
    </w:rPr>
  </w:style>
  <w:style w:type="character" w:styleId="Hyperlink">
    <w:name w:val="Hyperlink"/>
    <w:basedOn w:val="DefaultParagraphFont"/>
    <w:uiPriority w:val="99"/>
    <w:rsid w:val="00162E15"/>
    <w:rPr>
      <w:rFonts w:ascii="Verdana" w:hAnsi="Verdana"/>
      <w:dstrike w:val="0"/>
      <w:color w:val="auto"/>
      <w:sz w:val="22"/>
      <w:u w:val="none"/>
      <w:vertAlign w:val="baseline"/>
    </w:rPr>
  </w:style>
  <w:style w:type="table" w:styleId="TableGrid">
    <w:name w:val="Table Grid"/>
    <w:basedOn w:val="TableNormal"/>
    <w:rsid w:val="00635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D3A16"/>
    <w:pPr>
      <w:tabs>
        <w:tab w:val="left" w:pos="360"/>
        <w:tab w:val="right" w:leader="dot" w:pos="8630"/>
      </w:tabs>
      <w:spacing w:line="276" w:lineRule="auto"/>
      <w:ind w:left="-90"/>
    </w:pPr>
    <w:rPr>
      <w:b/>
      <w:bCs/>
      <w:noProof/>
      <w:sz w:val="22"/>
      <w:szCs w:val="28"/>
    </w:rPr>
  </w:style>
  <w:style w:type="paragraph" w:styleId="Header">
    <w:name w:val="header"/>
    <w:basedOn w:val="Normal"/>
    <w:semiHidden/>
    <w:rsid w:val="00A25CB9"/>
    <w:pPr>
      <w:tabs>
        <w:tab w:val="center" w:pos="4320"/>
        <w:tab w:val="right" w:pos="8640"/>
      </w:tabs>
    </w:pPr>
  </w:style>
  <w:style w:type="paragraph" w:styleId="Footer">
    <w:name w:val="footer"/>
    <w:basedOn w:val="Normal"/>
    <w:semiHidden/>
    <w:rsid w:val="00A25CB9"/>
    <w:pPr>
      <w:tabs>
        <w:tab w:val="center" w:pos="4320"/>
        <w:tab w:val="right" w:pos="8640"/>
      </w:tabs>
    </w:pPr>
  </w:style>
  <w:style w:type="paragraph" w:styleId="TOC2">
    <w:name w:val="toc 2"/>
    <w:basedOn w:val="Normal"/>
    <w:next w:val="Normal"/>
    <w:autoRedefine/>
    <w:uiPriority w:val="39"/>
    <w:rsid w:val="00FE0BDF"/>
    <w:pPr>
      <w:tabs>
        <w:tab w:val="left" w:pos="960"/>
        <w:tab w:val="right" w:leader="dot" w:pos="8630"/>
      </w:tabs>
      <w:ind w:left="360"/>
    </w:pPr>
    <w:rPr>
      <w:b/>
      <w:bCs/>
      <w:noProof/>
      <w:lang w:val="en-GB"/>
    </w:rPr>
  </w:style>
  <w:style w:type="paragraph" w:styleId="BodyText2">
    <w:name w:val="Body Text 2"/>
    <w:basedOn w:val="Normal"/>
    <w:semiHidden/>
    <w:rsid w:val="00A25CB9"/>
    <w:rPr>
      <w:color w:val="0000FF"/>
      <w:sz w:val="18"/>
    </w:rPr>
  </w:style>
  <w:style w:type="character" w:styleId="FollowedHyperlink">
    <w:name w:val="FollowedHyperlink"/>
    <w:basedOn w:val="DefaultParagraphFont"/>
    <w:semiHidden/>
    <w:rsid w:val="00A25CB9"/>
    <w:rPr>
      <w:color w:val="800080"/>
      <w:u w:val="single"/>
    </w:rPr>
  </w:style>
  <w:style w:type="paragraph" w:styleId="BodyText3">
    <w:name w:val="Body Text 3"/>
    <w:basedOn w:val="Normal"/>
    <w:semiHidden/>
    <w:rsid w:val="00A25CB9"/>
    <w:rPr>
      <w:sz w:val="18"/>
    </w:rPr>
  </w:style>
  <w:style w:type="paragraph" w:styleId="BodyTextIndent">
    <w:name w:val="Body Text Indent"/>
    <w:basedOn w:val="Normal"/>
    <w:semiHidden/>
    <w:rsid w:val="00A25CB9"/>
    <w:pPr>
      <w:ind w:left="720"/>
    </w:pPr>
    <w:rPr>
      <w:rFonts w:cs="Arial"/>
      <w:color w:val="0000FF"/>
    </w:rPr>
  </w:style>
  <w:style w:type="paragraph" w:styleId="TOC3">
    <w:name w:val="toc 3"/>
    <w:basedOn w:val="Normal"/>
    <w:next w:val="Normal"/>
    <w:autoRedefine/>
    <w:uiPriority w:val="39"/>
    <w:rsid w:val="00DF3F99"/>
    <w:pPr>
      <w:tabs>
        <w:tab w:val="left" w:pos="1200"/>
        <w:tab w:val="left" w:pos="1620"/>
        <w:tab w:val="right" w:leader="dot" w:pos="8630"/>
      </w:tabs>
      <w:ind w:left="720"/>
    </w:pPr>
    <w:rPr>
      <w:b/>
      <w:bCs/>
      <w:noProof/>
      <w:szCs w:val="40"/>
    </w:rPr>
  </w:style>
  <w:style w:type="character" w:customStyle="1" w:styleId="m1">
    <w:name w:val="m1"/>
    <w:basedOn w:val="DefaultParagraphFont"/>
    <w:rsid w:val="00A25CB9"/>
    <w:rPr>
      <w:color w:val="0000FF"/>
    </w:rPr>
  </w:style>
  <w:style w:type="character" w:customStyle="1" w:styleId="t1">
    <w:name w:val="t1"/>
    <w:basedOn w:val="DefaultParagraphFont"/>
    <w:rsid w:val="00A25CB9"/>
    <w:rPr>
      <w:color w:val="990000"/>
    </w:rPr>
  </w:style>
  <w:style w:type="character" w:customStyle="1" w:styleId="b1">
    <w:name w:val="b1"/>
    <w:basedOn w:val="DefaultParagraphFont"/>
    <w:rsid w:val="00A25CB9"/>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25CB9"/>
    <w:rPr>
      <w:b/>
      <w:bCs/>
    </w:rPr>
  </w:style>
  <w:style w:type="paragraph" w:styleId="TOC4">
    <w:name w:val="toc 4"/>
    <w:basedOn w:val="Normal"/>
    <w:next w:val="Normal"/>
    <w:autoRedefine/>
    <w:semiHidden/>
    <w:rsid w:val="00A25CB9"/>
    <w:pPr>
      <w:ind w:left="720"/>
    </w:pPr>
  </w:style>
  <w:style w:type="paragraph" w:styleId="TOC5">
    <w:name w:val="toc 5"/>
    <w:basedOn w:val="Normal"/>
    <w:next w:val="Normal"/>
    <w:autoRedefine/>
    <w:semiHidden/>
    <w:rsid w:val="00A25CB9"/>
    <w:pPr>
      <w:ind w:left="960"/>
    </w:pPr>
  </w:style>
  <w:style w:type="paragraph" w:styleId="TOC6">
    <w:name w:val="toc 6"/>
    <w:basedOn w:val="Normal"/>
    <w:next w:val="Normal"/>
    <w:autoRedefine/>
    <w:semiHidden/>
    <w:rsid w:val="00A25CB9"/>
    <w:pPr>
      <w:ind w:left="1200"/>
    </w:pPr>
  </w:style>
  <w:style w:type="paragraph" w:styleId="TOC7">
    <w:name w:val="toc 7"/>
    <w:basedOn w:val="Normal"/>
    <w:next w:val="Normal"/>
    <w:autoRedefine/>
    <w:semiHidden/>
    <w:rsid w:val="00A25CB9"/>
    <w:pPr>
      <w:ind w:left="1440"/>
    </w:pPr>
  </w:style>
  <w:style w:type="paragraph" w:styleId="TOC8">
    <w:name w:val="toc 8"/>
    <w:basedOn w:val="Normal"/>
    <w:next w:val="Normal"/>
    <w:autoRedefine/>
    <w:semiHidden/>
    <w:rsid w:val="00A25CB9"/>
    <w:pPr>
      <w:ind w:left="1680"/>
    </w:pPr>
  </w:style>
  <w:style w:type="paragraph" w:styleId="TOC9">
    <w:name w:val="toc 9"/>
    <w:basedOn w:val="Normal"/>
    <w:next w:val="Normal"/>
    <w:autoRedefine/>
    <w:semiHidden/>
    <w:rsid w:val="00A25CB9"/>
    <w:pPr>
      <w:ind w:left="1920"/>
    </w:pPr>
  </w:style>
  <w:style w:type="character" w:styleId="HTMLCode">
    <w:name w:val="HTML Code"/>
    <w:basedOn w:val="DefaultParagraphFont"/>
    <w:semiHidden/>
    <w:rsid w:val="00A25CB9"/>
    <w:rPr>
      <w:rFonts w:ascii="Courier New" w:eastAsia="Arial Unicode MS" w:hAnsi="Courier New" w:cs="Courier New" w:hint="default"/>
      <w:color w:val="990000"/>
      <w:sz w:val="20"/>
      <w:szCs w:val="20"/>
    </w:rPr>
  </w:style>
  <w:style w:type="character" w:styleId="CommentReference">
    <w:name w:val="annotation reference"/>
    <w:basedOn w:val="DefaultParagraphFont"/>
    <w:semiHidden/>
    <w:rsid w:val="00A25CB9"/>
    <w:rPr>
      <w:sz w:val="16"/>
      <w:szCs w:val="16"/>
    </w:rPr>
  </w:style>
  <w:style w:type="paragraph" w:styleId="CommentText">
    <w:name w:val="annotation text"/>
    <w:basedOn w:val="Normal"/>
    <w:semiHidden/>
    <w:rsid w:val="00A25CB9"/>
    <w:rPr>
      <w:szCs w:val="20"/>
    </w:rPr>
  </w:style>
  <w:style w:type="paragraph" w:styleId="Index1">
    <w:name w:val="index 1"/>
    <w:basedOn w:val="Normal"/>
    <w:next w:val="Normal"/>
    <w:autoRedefine/>
    <w:semiHidden/>
    <w:rsid w:val="00A25CB9"/>
    <w:pPr>
      <w:ind w:left="240" w:hanging="240"/>
    </w:pPr>
  </w:style>
  <w:style w:type="paragraph" w:styleId="Index2">
    <w:name w:val="index 2"/>
    <w:basedOn w:val="Normal"/>
    <w:next w:val="Normal"/>
    <w:autoRedefine/>
    <w:semiHidden/>
    <w:rsid w:val="00A25CB9"/>
  </w:style>
  <w:style w:type="paragraph" w:styleId="Index3">
    <w:name w:val="index 3"/>
    <w:basedOn w:val="Normal"/>
    <w:next w:val="Normal"/>
    <w:autoRedefine/>
    <w:semiHidden/>
    <w:rsid w:val="00A25CB9"/>
    <w:pPr>
      <w:ind w:left="720" w:hanging="240"/>
    </w:pPr>
  </w:style>
  <w:style w:type="paragraph" w:styleId="Index4">
    <w:name w:val="index 4"/>
    <w:basedOn w:val="Normal"/>
    <w:next w:val="Normal"/>
    <w:autoRedefine/>
    <w:semiHidden/>
    <w:rsid w:val="00A25CB9"/>
    <w:pPr>
      <w:ind w:left="960" w:hanging="240"/>
    </w:pPr>
  </w:style>
  <w:style w:type="paragraph" w:styleId="Index5">
    <w:name w:val="index 5"/>
    <w:basedOn w:val="Normal"/>
    <w:next w:val="Normal"/>
    <w:autoRedefine/>
    <w:semiHidden/>
    <w:rsid w:val="00A25CB9"/>
    <w:pPr>
      <w:ind w:left="1200" w:hanging="240"/>
    </w:pPr>
  </w:style>
  <w:style w:type="paragraph" w:styleId="Index6">
    <w:name w:val="index 6"/>
    <w:basedOn w:val="Normal"/>
    <w:next w:val="Normal"/>
    <w:autoRedefine/>
    <w:semiHidden/>
    <w:rsid w:val="00A25CB9"/>
    <w:pPr>
      <w:ind w:left="1440" w:hanging="240"/>
    </w:pPr>
  </w:style>
  <w:style w:type="paragraph" w:styleId="Index7">
    <w:name w:val="index 7"/>
    <w:basedOn w:val="Normal"/>
    <w:next w:val="Normal"/>
    <w:autoRedefine/>
    <w:semiHidden/>
    <w:rsid w:val="00A25CB9"/>
    <w:pPr>
      <w:ind w:left="1680" w:hanging="240"/>
    </w:pPr>
  </w:style>
  <w:style w:type="paragraph" w:styleId="Index8">
    <w:name w:val="index 8"/>
    <w:basedOn w:val="Normal"/>
    <w:next w:val="Normal"/>
    <w:autoRedefine/>
    <w:semiHidden/>
    <w:rsid w:val="00A25CB9"/>
    <w:pPr>
      <w:ind w:left="1920" w:hanging="240"/>
    </w:pPr>
  </w:style>
  <w:style w:type="paragraph" w:styleId="Index9">
    <w:name w:val="index 9"/>
    <w:basedOn w:val="Normal"/>
    <w:next w:val="Normal"/>
    <w:autoRedefine/>
    <w:semiHidden/>
    <w:rsid w:val="00A25CB9"/>
    <w:pPr>
      <w:ind w:left="2160" w:hanging="240"/>
    </w:pPr>
  </w:style>
  <w:style w:type="paragraph" w:styleId="IndexHeading">
    <w:name w:val="index heading"/>
    <w:basedOn w:val="Normal"/>
    <w:next w:val="Index1"/>
    <w:semiHidden/>
    <w:rsid w:val="00A25CB9"/>
  </w:style>
  <w:style w:type="paragraph" w:customStyle="1" w:styleId="ReportFixedPitch">
    <w:name w:val="Report (Fixed Pitch)"/>
    <w:basedOn w:val="Normal"/>
    <w:rsid w:val="00A25CB9"/>
    <w:pPr>
      <w:ind w:left="720"/>
    </w:pPr>
    <w:rPr>
      <w:rFonts w:ascii="Arial" w:hAnsi="Arial"/>
      <w:szCs w:val="20"/>
    </w:rPr>
  </w:style>
  <w:style w:type="paragraph" w:styleId="NormalWeb">
    <w:name w:val="Normal (Web)"/>
    <w:basedOn w:val="Normal"/>
    <w:semiHidden/>
    <w:rsid w:val="00A25CB9"/>
    <w:pPr>
      <w:spacing w:before="100" w:beforeAutospacing="1" w:after="100" w:afterAutospacing="1"/>
    </w:pPr>
  </w:style>
  <w:style w:type="character" w:customStyle="1" w:styleId="headline31">
    <w:name w:val="headline31"/>
    <w:basedOn w:val="DefaultParagraphFont"/>
    <w:rsid w:val="00A25CB9"/>
    <w:rPr>
      <w:rFonts w:ascii="Verdana" w:hAnsi="Verdana" w:hint="default"/>
      <w:b/>
      <w:bCs/>
      <w:color w:val="000000"/>
      <w:sz w:val="17"/>
      <w:szCs w:val="17"/>
    </w:rPr>
  </w:style>
  <w:style w:type="paragraph" w:styleId="PlainText">
    <w:name w:val="Plain Text"/>
    <w:basedOn w:val="Normal"/>
    <w:semiHidden/>
    <w:rsid w:val="00A25CB9"/>
    <w:rPr>
      <w:rFonts w:ascii="Courier New" w:hAnsi="Courier New" w:cs="Courier New"/>
      <w:szCs w:val="20"/>
    </w:rPr>
  </w:style>
  <w:style w:type="paragraph" w:styleId="Caption">
    <w:name w:val="caption"/>
    <w:basedOn w:val="Normal"/>
    <w:next w:val="Normal"/>
    <w:qFormat/>
    <w:rsid w:val="00FD3E0A"/>
    <w:pPr>
      <w:jc w:val="center"/>
    </w:pPr>
    <w:rPr>
      <w:rFonts w:cs="Arial"/>
      <w:b/>
      <w:bCs/>
    </w:rPr>
  </w:style>
  <w:style w:type="paragraph" w:styleId="BalloonText">
    <w:name w:val="Balloon Text"/>
    <w:basedOn w:val="Normal"/>
    <w:semiHidden/>
    <w:rsid w:val="00A25CB9"/>
    <w:rPr>
      <w:rFonts w:ascii="Tahoma" w:hAnsi="Tahoma" w:cs="Tahoma"/>
      <w:sz w:val="16"/>
      <w:szCs w:val="16"/>
    </w:rPr>
  </w:style>
  <w:style w:type="paragraph" w:styleId="CommentSubject">
    <w:name w:val="annotation subject"/>
    <w:basedOn w:val="CommentText"/>
    <w:next w:val="CommentText"/>
    <w:semiHidden/>
    <w:rsid w:val="00A25CB9"/>
    <w:rPr>
      <w:b/>
      <w:bCs/>
    </w:rPr>
  </w:style>
  <w:style w:type="paragraph" w:customStyle="1" w:styleId="BulletedList">
    <w:name w:val="Bulleted List"/>
    <w:basedOn w:val="Normal"/>
    <w:rsid w:val="00A25CB9"/>
    <w:pPr>
      <w:numPr>
        <w:numId w:val="1"/>
      </w:numPr>
    </w:pPr>
  </w:style>
  <w:style w:type="paragraph" w:styleId="BodyTextIndent2">
    <w:name w:val="Body Text Indent 2"/>
    <w:basedOn w:val="Normal"/>
    <w:semiHidden/>
    <w:rsid w:val="00A25CB9"/>
    <w:pPr>
      <w:ind w:left="1080"/>
      <w:jc w:val="both"/>
    </w:pPr>
    <w:rPr>
      <w:szCs w:val="20"/>
    </w:rPr>
  </w:style>
  <w:style w:type="paragraph" w:customStyle="1" w:styleId="Sign-off">
    <w:name w:val="Sign-off"/>
    <w:basedOn w:val="BodyText"/>
    <w:rsid w:val="008672F5"/>
    <w:pPr>
      <w:tabs>
        <w:tab w:val="left" w:pos="4253"/>
      </w:tabs>
      <w:overflowPunct w:val="0"/>
      <w:autoSpaceDE w:val="0"/>
      <w:autoSpaceDN w:val="0"/>
      <w:adjustRightInd w:val="0"/>
      <w:spacing w:before="600"/>
      <w:jc w:val="left"/>
      <w:textAlignment w:val="baseline"/>
    </w:pPr>
    <w:rPr>
      <w:rFonts w:ascii="Times New Roman" w:hAnsi="Times New Roman" w:cs="Times New Roman"/>
      <w:kern w:val="16"/>
      <w:sz w:val="22"/>
      <w:szCs w:val="22"/>
      <w:lang w:val="en-GB"/>
    </w:rPr>
  </w:style>
  <w:style w:type="paragraph" w:customStyle="1" w:styleId="Bodytable">
    <w:name w:val="Body table"/>
    <w:basedOn w:val="BodyText"/>
    <w:rsid w:val="008672F5"/>
    <w:pPr>
      <w:overflowPunct w:val="0"/>
      <w:autoSpaceDE w:val="0"/>
      <w:autoSpaceDN w:val="0"/>
      <w:adjustRightInd w:val="0"/>
      <w:spacing w:before="120" w:after="60"/>
      <w:ind w:left="113" w:right="113"/>
      <w:jc w:val="left"/>
      <w:textAlignment w:val="baseline"/>
    </w:pPr>
    <w:rPr>
      <w:rFonts w:ascii="Times New Roman" w:hAnsi="Times New Roman" w:cs="Times New Roman"/>
      <w:kern w:val="16"/>
      <w:sz w:val="22"/>
      <w:szCs w:val="22"/>
      <w:lang w:val="en-GB"/>
    </w:rPr>
  </w:style>
  <w:style w:type="paragraph" w:styleId="ListNumber">
    <w:name w:val="List Number"/>
    <w:basedOn w:val="Normal"/>
    <w:rsid w:val="00EA680E"/>
    <w:pPr>
      <w:numPr>
        <w:numId w:val="3"/>
      </w:numPr>
    </w:pPr>
  </w:style>
  <w:style w:type="character" w:styleId="PageNumber">
    <w:name w:val="page number"/>
    <w:basedOn w:val="DefaultParagraphFont"/>
    <w:rsid w:val="00C4692C"/>
  </w:style>
  <w:style w:type="paragraph" w:styleId="DocumentMap">
    <w:name w:val="Document Map"/>
    <w:basedOn w:val="Normal"/>
    <w:semiHidden/>
    <w:rsid w:val="003F3DB1"/>
    <w:pPr>
      <w:shd w:val="clear" w:color="auto" w:fill="000080"/>
    </w:pPr>
    <w:rPr>
      <w:rFonts w:ascii="Tahoma" w:hAnsi="Tahoma" w:cs="Tahoma"/>
      <w:szCs w:val="20"/>
    </w:rPr>
  </w:style>
  <w:style w:type="paragraph" w:styleId="BodyTextIndent3">
    <w:name w:val="Body Text Indent 3"/>
    <w:basedOn w:val="Normal"/>
    <w:rsid w:val="00424D40"/>
    <w:pPr>
      <w:spacing w:after="120"/>
      <w:ind w:left="360"/>
    </w:pPr>
    <w:rPr>
      <w:sz w:val="16"/>
      <w:szCs w:val="16"/>
    </w:rPr>
  </w:style>
  <w:style w:type="paragraph" w:customStyle="1" w:styleId="TableText">
    <w:name w:val="Table Text"/>
    <w:basedOn w:val="Normal"/>
    <w:rsid w:val="00BA49ED"/>
    <w:pPr>
      <w:spacing w:before="60" w:after="60"/>
    </w:pPr>
    <w:rPr>
      <w:rFonts w:ascii="Arial" w:hAnsi="Arial"/>
      <w:sz w:val="18"/>
      <w:szCs w:val="20"/>
    </w:rPr>
  </w:style>
  <w:style w:type="paragraph" w:styleId="ListParagraph">
    <w:name w:val="List Paragraph"/>
    <w:basedOn w:val="Normal"/>
    <w:uiPriority w:val="34"/>
    <w:qFormat/>
    <w:rsid w:val="00FD377F"/>
    <w:pPr>
      <w:ind w:left="7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msdn.microsoft.com/en-us/library/system.componentmodel.backgroundworker.aspx" TargetMode="External"/><Relationship Id="rId4" Type="http://schemas.openxmlformats.org/officeDocument/2006/relationships/settings" Target="settings.xml"/><Relationship Id="rId9" Type="http://schemas.openxmlformats.org/officeDocument/2006/relationships/hyperlink" Target="mailto:pcssupport@csc.com"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aneesh%20new\Quality%20Office\Documents\Functional%20Spec%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795E2-28D2-4C12-B4D4-603A966F7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 Template_V1.dot</Template>
  <TotalTime>115</TotalTime>
  <Pages>21</Pages>
  <Words>4790</Words>
  <Characters>27308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Design_specifications_template</vt:lpstr>
    </vt:vector>
  </TitlesOfParts>
  <Company>CSC</Company>
  <LinksUpToDate>false</LinksUpToDate>
  <CharactersWithSpaces>32034</CharactersWithSpaces>
  <SharedDoc>false</SharedDoc>
  <HLinks>
    <vt:vector size="246" baseType="variant">
      <vt:variant>
        <vt:i4>1376314</vt:i4>
      </vt:variant>
      <vt:variant>
        <vt:i4>239</vt:i4>
      </vt:variant>
      <vt:variant>
        <vt:i4>0</vt:i4>
      </vt:variant>
      <vt:variant>
        <vt:i4>5</vt:i4>
      </vt:variant>
      <vt:variant>
        <vt:lpwstr/>
      </vt:variant>
      <vt:variant>
        <vt:lpwstr>_Toc316472856</vt:lpwstr>
      </vt:variant>
      <vt:variant>
        <vt:i4>1376314</vt:i4>
      </vt:variant>
      <vt:variant>
        <vt:i4>233</vt:i4>
      </vt:variant>
      <vt:variant>
        <vt:i4>0</vt:i4>
      </vt:variant>
      <vt:variant>
        <vt:i4>5</vt:i4>
      </vt:variant>
      <vt:variant>
        <vt:lpwstr/>
      </vt:variant>
      <vt:variant>
        <vt:lpwstr>_Toc316472855</vt:lpwstr>
      </vt:variant>
      <vt:variant>
        <vt:i4>1376314</vt:i4>
      </vt:variant>
      <vt:variant>
        <vt:i4>227</vt:i4>
      </vt:variant>
      <vt:variant>
        <vt:i4>0</vt:i4>
      </vt:variant>
      <vt:variant>
        <vt:i4>5</vt:i4>
      </vt:variant>
      <vt:variant>
        <vt:lpwstr/>
      </vt:variant>
      <vt:variant>
        <vt:lpwstr>_Toc316472854</vt:lpwstr>
      </vt:variant>
      <vt:variant>
        <vt:i4>1376314</vt:i4>
      </vt:variant>
      <vt:variant>
        <vt:i4>221</vt:i4>
      </vt:variant>
      <vt:variant>
        <vt:i4>0</vt:i4>
      </vt:variant>
      <vt:variant>
        <vt:i4>5</vt:i4>
      </vt:variant>
      <vt:variant>
        <vt:lpwstr/>
      </vt:variant>
      <vt:variant>
        <vt:lpwstr>_Toc316472853</vt:lpwstr>
      </vt:variant>
      <vt:variant>
        <vt:i4>1376314</vt:i4>
      </vt:variant>
      <vt:variant>
        <vt:i4>215</vt:i4>
      </vt:variant>
      <vt:variant>
        <vt:i4>0</vt:i4>
      </vt:variant>
      <vt:variant>
        <vt:i4>5</vt:i4>
      </vt:variant>
      <vt:variant>
        <vt:lpwstr/>
      </vt:variant>
      <vt:variant>
        <vt:lpwstr>_Toc316472852</vt:lpwstr>
      </vt:variant>
      <vt:variant>
        <vt:i4>1376314</vt:i4>
      </vt:variant>
      <vt:variant>
        <vt:i4>209</vt:i4>
      </vt:variant>
      <vt:variant>
        <vt:i4>0</vt:i4>
      </vt:variant>
      <vt:variant>
        <vt:i4>5</vt:i4>
      </vt:variant>
      <vt:variant>
        <vt:lpwstr/>
      </vt:variant>
      <vt:variant>
        <vt:lpwstr>_Toc316472851</vt:lpwstr>
      </vt:variant>
      <vt:variant>
        <vt:i4>1376314</vt:i4>
      </vt:variant>
      <vt:variant>
        <vt:i4>203</vt:i4>
      </vt:variant>
      <vt:variant>
        <vt:i4>0</vt:i4>
      </vt:variant>
      <vt:variant>
        <vt:i4>5</vt:i4>
      </vt:variant>
      <vt:variant>
        <vt:lpwstr/>
      </vt:variant>
      <vt:variant>
        <vt:lpwstr>_Toc316472850</vt:lpwstr>
      </vt:variant>
      <vt:variant>
        <vt:i4>1310778</vt:i4>
      </vt:variant>
      <vt:variant>
        <vt:i4>197</vt:i4>
      </vt:variant>
      <vt:variant>
        <vt:i4>0</vt:i4>
      </vt:variant>
      <vt:variant>
        <vt:i4>5</vt:i4>
      </vt:variant>
      <vt:variant>
        <vt:lpwstr/>
      </vt:variant>
      <vt:variant>
        <vt:lpwstr>_Toc316472849</vt:lpwstr>
      </vt:variant>
      <vt:variant>
        <vt:i4>1310778</vt:i4>
      </vt:variant>
      <vt:variant>
        <vt:i4>191</vt:i4>
      </vt:variant>
      <vt:variant>
        <vt:i4>0</vt:i4>
      </vt:variant>
      <vt:variant>
        <vt:i4>5</vt:i4>
      </vt:variant>
      <vt:variant>
        <vt:lpwstr/>
      </vt:variant>
      <vt:variant>
        <vt:lpwstr>_Toc316472848</vt:lpwstr>
      </vt:variant>
      <vt:variant>
        <vt:i4>1310778</vt:i4>
      </vt:variant>
      <vt:variant>
        <vt:i4>185</vt:i4>
      </vt:variant>
      <vt:variant>
        <vt:i4>0</vt:i4>
      </vt:variant>
      <vt:variant>
        <vt:i4>5</vt:i4>
      </vt:variant>
      <vt:variant>
        <vt:lpwstr/>
      </vt:variant>
      <vt:variant>
        <vt:lpwstr>_Toc316472847</vt:lpwstr>
      </vt:variant>
      <vt:variant>
        <vt:i4>1310778</vt:i4>
      </vt:variant>
      <vt:variant>
        <vt:i4>179</vt:i4>
      </vt:variant>
      <vt:variant>
        <vt:i4>0</vt:i4>
      </vt:variant>
      <vt:variant>
        <vt:i4>5</vt:i4>
      </vt:variant>
      <vt:variant>
        <vt:lpwstr/>
      </vt:variant>
      <vt:variant>
        <vt:lpwstr>_Toc316472846</vt:lpwstr>
      </vt:variant>
      <vt:variant>
        <vt:i4>1310778</vt:i4>
      </vt:variant>
      <vt:variant>
        <vt:i4>173</vt:i4>
      </vt:variant>
      <vt:variant>
        <vt:i4>0</vt:i4>
      </vt:variant>
      <vt:variant>
        <vt:i4>5</vt:i4>
      </vt:variant>
      <vt:variant>
        <vt:lpwstr/>
      </vt:variant>
      <vt:variant>
        <vt:lpwstr>_Toc316472845</vt:lpwstr>
      </vt:variant>
      <vt:variant>
        <vt:i4>1310778</vt:i4>
      </vt:variant>
      <vt:variant>
        <vt:i4>167</vt:i4>
      </vt:variant>
      <vt:variant>
        <vt:i4>0</vt:i4>
      </vt:variant>
      <vt:variant>
        <vt:i4>5</vt:i4>
      </vt:variant>
      <vt:variant>
        <vt:lpwstr/>
      </vt:variant>
      <vt:variant>
        <vt:lpwstr>_Toc316472844</vt:lpwstr>
      </vt:variant>
      <vt:variant>
        <vt:i4>1310778</vt:i4>
      </vt:variant>
      <vt:variant>
        <vt:i4>161</vt:i4>
      </vt:variant>
      <vt:variant>
        <vt:i4>0</vt:i4>
      </vt:variant>
      <vt:variant>
        <vt:i4>5</vt:i4>
      </vt:variant>
      <vt:variant>
        <vt:lpwstr/>
      </vt:variant>
      <vt:variant>
        <vt:lpwstr>_Toc316472843</vt:lpwstr>
      </vt:variant>
      <vt:variant>
        <vt:i4>1310778</vt:i4>
      </vt:variant>
      <vt:variant>
        <vt:i4>155</vt:i4>
      </vt:variant>
      <vt:variant>
        <vt:i4>0</vt:i4>
      </vt:variant>
      <vt:variant>
        <vt:i4>5</vt:i4>
      </vt:variant>
      <vt:variant>
        <vt:lpwstr/>
      </vt:variant>
      <vt:variant>
        <vt:lpwstr>_Toc316472842</vt:lpwstr>
      </vt:variant>
      <vt:variant>
        <vt:i4>1310778</vt:i4>
      </vt:variant>
      <vt:variant>
        <vt:i4>149</vt:i4>
      </vt:variant>
      <vt:variant>
        <vt:i4>0</vt:i4>
      </vt:variant>
      <vt:variant>
        <vt:i4>5</vt:i4>
      </vt:variant>
      <vt:variant>
        <vt:lpwstr/>
      </vt:variant>
      <vt:variant>
        <vt:lpwstr>_Toc316472841</vt:lpwstr>
      </vt:variant>
      <vt:variant>
        <vt:i4>1310778</vt:i4>
      </vt:variant>
      <vt:variant>
        <vt:i4>143</vt:i4>
      </vt:variant>
      <vt:variant>
        <vt:i4>0</vt:i4>
      </vt:variant>
      <vt:variant>
        <vt:i4>5</vt:i4>
      </vt:variant>
      <vt:variant>
        <vt:lpwstr/>
      </vt:variant>
      <vt:variant>
        <vt:lpwstr>_Toc316472840</vt:lpwstr>
      </vt:variant>
      <vt:variant>
        <vt:i4>1245242</vt:i4>
      </vt:variant>
      <vt:variant>
        <vt:i4>137</vt:i4>
      </vt:variant>
      <vt:variant>
        <vt:i4>0</vt:i4>
      </vt:variant>
      <vt:variant>
        <vt:i4>5</vt:i4>
      </vt:variant>
      <vt:variant>
        <vt:lpwstr/>
      </vt:variant>
      <vt:variant>
        <vt:lpwstr>_Toc316472839</vt:lpwstr>
      </vt:variant>
      <vt:variant>
        <vt:i4>1245242</vt:i4>
      </vt:variant>
      <vt:variant>
        <vt:i4>131</vt:i4>
      </vt:variant>
      <vt:variant>
        <vt:i4>0</vt:i4>
      </vt:variant>
      <vt:variant>
        <vt:i4>5</vt:i4>
      </vt:variant>
      <vt:variant>
        <vt:lpwstr/>
      </vt:variant>
      <vt:variant>
        <vt:lpwstr>_Toc316472838</vt:lpwstr>
      </vt:variant>
      <vt:variant>
        <vt:i4>1245242</vt:i4>
      </vt:variant>
      <vt:variant>
        <vt:i4>125</vt:i4>
      </vt:variant>
      <vt:variant>
        <vt:i4>0</vt:i4>
      </vt:variant>
      <vt:variant>
        <vt:i4>5</vt:i4>
      </vt:variant>
      <vt:variant>
        <vt:lpwstr/>
      </vt:variant>
      <vt:variant>
        <vt:lpwstr>_Toc316472837</vt:lpwstr>
      </vt:variant>
      <vt:variant>
        <vt:i4>1245242</vt:i4>
      </vt:variant>
      <vt:variant>
        <vt:i4>119</vt:i4>
      </vt:variant>
      <vt:variant>
        <vt:i4>0</vt:i4>
      </vt:variant>
      <vt:variant>
        <vt:i4>5</vt:i4>
      </vt:variant>
      <vt:variant>
        <vt:lpwstr/>
      </vt:variant>
      <vt:variant>
        <vt:lpwstr>_Toc316472836</vt:lpwstr>
      </vt:variant>
      <vt:variant>
        <vt:i4>1245242</vt:i4>
      </vt:variant>
      <vt:variant>
        <vt:i4>113</vt:i4>
      </vt:variant>
      <vt:variant>
        <vt:i4>0</vt:i4>
      </vt:variant>
      <vt:variant>
        <vt:i4>5</vt:i4>
      </vt:variant>
      <vt:variant>
        <vt:lpwstr/>
      </vt:variant>
      <vt:variant>
        <vt:lpwstr>_Toc316472835</vt:lpwstr>
      </vt:variant>
      <vt:variant>
        <vt:i4>1245242</vt:i4>
      </vt:variant>
      <vt:variant>
        <vt:i4>107</vt:i4>
      </vt:variant>
      <vt:variant>
        <vt:i4>0</vt:i4>
      </vt:variant>
      <vt:variant>
        <vt:i4>5</vt:i4>
      </vt:variant>
      <vt:variant>
        <vt:lpwstr/>
      </vt:variant>
      <vt:variant>
        <vt:lpwstr>_Toc316472834</vt:lpwstr>
      </vt:variant>
      <vt:variant>
        <vt:i4>1245242</vt:i4>
      </vt:variant>
      <vt:variant>
        <vt:i4>101</vt:i4>
      </vt:variant>
      <vt:variant>
        <vt:i4>0</vt:i4>
      </vt:variant>
      <vt:variant>
        <vt:i4>5</vt:i4>
      </vt:variant>
      <vt:variant>
        <vt:lpwstr/>
      </vt:variant>
      <vt:variant>
        <vt:lpwstr>_Toc316472833</vt:lpwstr>
      </vt:variant>
      <vt:variant>
        <vt:i4>1245242</vt:i4>
      </vt:variant>
      <vt:variant>
        <vt:i4>95</vt:i4>
      </vt:variant>
      <vt:variant>
        <vt:i4>0</vt:i4>
      </vt:variant>
      <vt:variant>
        <vt:i4>5</vt:i4>
      </vt:variant>
      <vt:variant>
        <vt:lpwstr/>
      </vt:variant>
      <vt:variant>
        <vt:lpwstr>_Toc316472832</vt:lpwstr>
      </vt:variant>
      <vt:variant>
        <vt:i4>1245242</vt:i4>
      </vt:variant>
      <vt:variant>
        <vt:i4>89</vt:i4>
      </vt:variant>
      <vt:variant>
        <vt:i4>0</vt:i4>
      </vt:variant>
      <vt:variant>
        <vt:i4>5</vt:i4>
      </vt:variant>
      <vt:variant>
        <vt:lpwstr/>
      </vt:variant>
      <vt:variant>
        <vt:lpwstr>_Toc316472831</vt:lpwstr>
      </vt:variant>
      <vt:variant>
        <vt:i4>1245242</vt:i4>
      </vt:variant>
      <vt:variant>
        <vt:i4>83</vt:i4>
      </vt:variant>
      <vt:variant>
        <vt:i4>0</vt:i4>
      </vt:variant>
      <vt:variant>
        <vt:i4>5</vt:i4>
      </vt:variant>
      <vt:variant>
        <vt:lpwstr/>
      </vt:variant>
      <vt:variant>
        <vt:lpwstr>_Toc316472830</vt:lpwstr>
      </vt:variant>
      <vt:variant>
        <vt:i4>1179706</vt:i4>
      </vt:variant>
      <vt:variant>
        <vt:i4>77</vt:i4>
      </vt:variant>
      <vt:variant>
        <vt:i4>0</vt:i4>
      </vt:variant>
      <vt:variant>
        <vt:i4>5</vt:i4>
      </vt:variant>
      <vt:variant>
        <vt:lpwstr/>
      </vt:variant>
      <vt:variant>
        <vt:lpwstr>_Toc316472829</vt:lpwstr>
      </vt:variant>
      <vt:variant>
        <vt:i4>1179706</vt:i4>
      </vt:variant>
      <vt:variant>
        <vt:i4>71</vt:i4>
      </vt:variant>
      <vt:variant>
        <vt:i4>0</vt:i4>
      </vt:variant>
      <vt:variant>
        <vt:i4>5</vt:i4>
      </vt:variant>
      <vt:variant>
        <vt:lpwstr/>
      </vt:variant>
      <vt:variant>
        <vt:lpwstr>_Toc316472828</vt:lpwstr>
      </vt:variant>
      <vt:variant>
        <vt:i4>1179706</vt:i4>
      </vt:variant>
      <vt:variant>
        <vt:i4>65</vt:i4>
      </vt:variant>
      <vt:variant>
        <vt:i4>0</vt:i4>
      </vt:variant>
      <vt:variant>
        <vt:i4>5</vt:i4>
      </vt:variant>
      <vt:variant>
        <vt:lpwstr/>
      </vt:variant>
      <vt:variant>
        <vt:lpwstr>_Toc316472827</vt:lpwstr>
      </vt:variant>
      <vt:variant>
        <vt:i4>1179706</vt:i4>
      </vt:variant>
      <vt:variant>
        <vt:i4>59</vt:i4>
      </vt:variant>
      <vt:variant>
        <vt:i4>0</vt:i4>
      </vt:variant>
      <vt:variant>
        <vt:i4>5</vt:i4>
      </vt:variant>
      <vt:variant>
        <vt:lpwstr/>
      </vt:variant>
      <vt:variant>
        <vt:lpwstr>_Toc316472826</vt:lpwstr>
      </vt:variant>
      <vt:variant>
        <vt:i4>1179706</vt:i4>
      </vt:variant>
      <vt:variant>
        <vt:i4>53</vt:i4>
      </vt:variant>
      <vt:variant>
        <vt:i4>0</vt:i4>
      </vt:variant>
      <vt:variant>
        <vt:i4>5</vt:i4>
      </vt:variant>
      <vt:variant>
        <vt:lpwstr/>
      </vt:variant>
      <vt:variant>
        <vt:lpwstr>_Toc316472825</vt:lpwstr>
      </vt:variant>
      <vt:variant>
        <vt:i4>1179706</vt:i4>
      </vt:variant>
      <vt:variant>
        <vt:i4>47</vt:i4>
      </vt:variant>
      <vt:variant>
        <vt:i4>0</vt:i4>
      </vt:variant>
      <vt:variant>
        <vt:i4>5</vt:i4>
      </vt:variant>
      <vt:variant>
        <vt:lpwstr/>
      </vt:variant>
      <vt:variant>
        <vt:lpwstr>_Toc316472824</vt:lpwstr>
      </vt:variant>
      <vt:variant>
        <vt:i4>1179706</vt:i4>
      </vt:variant>
      <vt:variant>
        <vt:i4>41</vt:i4>
      </vt:variant>
      <vt:variant>
        <vt:i4>0</vt:i4>
      </vt:variant>
      <vt:variant>
        <vt:i4>5</vt:i4>
      </vt:variant>
      <vt:variant>
        <vt:lpwstr/>
      </vt:variant>
      <vt:variant>
        <vt:lpwstr>_Toc316472823</vt:lpwstr>
      </vt:variant>
      <vt:variant>
        <vt:i4>1179706</vt:i4>
      </vt:variant>
      <vt:variant>
        <vt:i4>35</vt:i4>
      </vt:variant>
      <vt:variant>
        <vt:i4>0</vt:i4>
      </vt:variant>
      <vt:variant>
        <vt:i4>5</vt:i4>
      </vt:variant>
      <vt:variant>
        <vt:lpwstr/>
      </vt:variant>
      <vt:variant>
        <vt:lpwstr>_Toc316472822</vt:lpwstr>
      </vt:variant>
      <vt:variant>
        <vt:i4>1179706</vt:i4>
      </vt:variant>
      <vt:variant>
        <vt:i4>29</vt:i4>
      </vt:variant>
      <vt:variant>
        <vt:i4>0</vt:i4>
      </vt:variant>
      <vt:variant>
        <vt:i4>5</vt:i4>
      </vt:variant>
      <vt:variant>
        <vt:lpwstr/>
      </vt:variant>
      <vt:variant>
        <vt:lpwstr>_Toc316472821</vt:lpwstr>
      </vt:variant>
      <vt:variant>
        <vt:i4>1179706</vt:i4>
      </vt:variant>
      <vt:variant>
        <vt:i4>23</vt:i4>
      </vt:variant>
      <vt:variant>
        <vt:i4>0</vt:i4>
      </vt:variant>
      <vt:variant>
        <vt:i4>5</vt:i4>
      </vt:variant>
      <vt:variant>
        <vt:lpwstr/>
      </vt:variant>
      <vt:variant>
        <vt:lpwstr>_Toc316472820</vt:lpwstr>
      </vt:variant>
      <vt:variant>
        <vt:i4>1114170</vt:i4>
      </vt:variant>
      <vt:variant>
        <vt:i4>17</vt:i4>
      </vt:variant>
      <vt:variant>
        <vt:i4>0</vt:i4>
      </vt:variant>
      <vt:variant>
        <vt:i4>5</vt:i4>
      </vt:variant>
      <vt:variant>
        <vt:lpwstr/>
      </vt:variant>
      <vt:variant>
        <vt:lpwstr>_Toc316472819</vt:lpwstr>
      </vt:variant>
      <vt:variant>
        <vt:i4>1114170</vt:i4>
      </vt:variant>
      <vt:variant>
        <vt:i4>11</vt:i4>
      </vt:variant>
      <vt:variant>
        <vt:i4>0</vt:i4>
      </vt:variant>
      <vt:variant>
        <vt:i4>5</vt:i4>
      </vt:variant>
      <vt:variant>
        <vt:lpwstr/>
      </vt:variant>
      <vt:variant>
        <vt:lpwstr>_Toc316472818</vt:lpwstr>
      </vt:variant>
      <vt:variant>
        <vt:i4>1114170</vt:i4>
      </vt:variant>
      <vt:variant>
        <vt:i4>5</vt:i4>
      </vt:variant>
      <vt:variant>
        <vt:i4>0</vt:i4>
      </vt:variant>
      <vt:variant>
        <vt:i4>5</vt:i4>
      </vt:variant>
      <vt:variant>
        <vt:lpwstr/>
      </vt:variant>
      <vt:variant>
        <vt:lpwstr>_Toc316472817</vt:lpwstr>
      </vt:variant>
      <vt:variant>
        <vt:i4>6553682</vt:i4>
      </vt:variant>
      <vt:variant>
        <vt:i4>0</vt:i4>
      </vt:variant>
      <vt:variant>
        <vt:i4>0</vt:i4>
      </vt:variant>
      <vt:variant>
        <vt:i4>5</vt:i4>
      </vt:variant>
      <vt:variant>
        <vt:lpwstr>mailto:pcssupport@csc.com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Design_specifications_template</dc:title>
  <dc:subject/>
  <dc:creator>mpanwar</dc:creator>
  <cp:keywords/>
  <dc:description/>
  <cp:lastModifiedBy>jmericle</cp:lastModifiedBy>
  <cp:revision>3</cp:revision>
  <cp:lastPrinted>2008-06-10T20:36:00Z</cp:lastPrinted>
  <dcterms:created xsi:type="dcterms:W3CDTF">2012-02-24T13:00:00Z</dcterms:created>
  <dcterms:modified xsi:type="dcterms:W3CDTF">2012-02-24T14:54:00Z</dcterms:modified>
</cp:coreProperties>
</file>